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875DB3" w14:textId="77777777" w:rsidR="00341B5B" w:rsidRDefault="00341B5B">
      <w:pPr>
        <w:pStyle w:val="Ttulo"/>
        <w:jc w:val="right"/>
      </w:pPr>
    </w:p>
    <w:p w14:paraId="7A225B7D" w14:textId="77777777" w:rsidR="00341B5B" w:rsidRDefault="00341B5B">
      <w:pPr>
        <w:pStyle w:val="Ttulo"/>
        <w:jc w:val="right"/>
      </w:pPr>
    </w:p>
    <w:p w14:paraId="131CC4D9" w14:textId="77777777" w:rsidR="00341B5B" w:rsidRDefault="00341B5B">
      <w:pPr>
        <w:pStyle w:val="Ttulo"/>
        <w:jc w:val="right"/>
      </w:pPr>
    </w:p>
    <w:p w14:paraId="51B864D0" w14:textId="77777777" w:rsidR="00341B5B" w:rsidRDefault="003E6BDD">
      <w:pPr>
        <w:pStyle w:val="Ttulo"/>
        <w:jc w:val="right"/>
      </w:pPr>
      <w:r>
        <w:rPr>
          <w:noProof/>
        </w:rPr>
        <w:drawing>
          <wp:inline distT="0" distB="0" distL="0" distR="0" wp14:anchorId="13B3EB5C" wp14:editId="7858DF1E">
            <wp:extent cx="1325245" cy="1603375"/>
            <wp:effectExtent l="0" t="0" r="0" b="0"/>
            <wp:docPr id="13" name="image4.png" descr="logo"/>
            <wp:cNvGraphicFramePr/>
            <a:graphic xmlns:a="http://schemas.openxmlformats.org/drawingml/2006/main">
              <a:graphicData uri="http://schemas.openxmlformats.org/drawingml/2006/picture">
                <pic:pic xmlns:pic="http://schemas.openxmlformats.org/drawingml/2006/picture">
                  <pic:nvPicPr>
                    <pic:cNvPr id="0" name="image4.png" descr="logo"/>
                    <pic:cNvPicPr preferRelativeResize="0"/>
                  </pic:nvPicPr>
                  <pic:blipFill>
                    <a:blip r:embed="rId8"/>
                    <a:srcRect l="16121" t="8829" r="13103" b="9556"/>
                    <a:stretch>
                      <a:fillRect/>
                    </a:stretch>
                  </pic:blipFill>
                  <pic:spPr>
                    <a:xfrm>
                      <a:off x="0" y="0"/>
                      <a:ext cx="1325245" cy="1603375"/>
                    </a:xfrm>
                    <a:prstGeom prst="rect">
                      <a:avLst/>
                    </a:prstGeom>
                    <a:ln/>
                  </pic:spPr>
                </pic:pic>
              </a:graphicData>
            </a:graphic>
          </wp:inline>
        </w:drawing>
      </w:r>
    </w:p>
    <w:p w14:paraId="2A00714E" w14:textId="77777777" w:rsidR="00341B5B" w:rsidRDefault="00341B5B"/>
    <w:p w14:paraId="6E078CD5" w14:textId="77777777" w:rsidR="00341B5B" w:rsidRDefault="00341B5B"/>
    <w:p w14:paraId="32B2BCDE" w14:textId="77777777" w:rsidR="00341B5B" w:rsidRDefault="00341B5B"/>
    <w:p w14:paraId="0E04634C" w14:textId="77777777" w:rsidR="00341B5B" w:rsidRDefault="00341B5B"/>
    <w:p w14:paraId="59621B7F" w14:textId="77777777" w:rsidR="00341B5B" w:rsidRDefault="00341B5B"/>
    <w:p w14:paraId="23C5BC84" w14:textId="77777777" w:rsidR="00341B5B" w:rsidRDefault="00341B5B"/>
    <w:p w14:paraId="73DDE493" w14:textId="77777777" w:rsidR="00341B5B" w:rsidRDefault="00341B5B"/>
    <w:p w14:paraId="2296C654" w14:textId="77777777" w:rsidR="00341B5B" w:rsidRDefault="00341B5B"/>
    <w:p w14:paraId="0D433FCA" w14:textId="77777777" w:rsidR="00341B5B" w:rsidRDefault="00341B5B"/>
    <w:p w14:paraId="67F2CF7E" w14:textId="77777777" w:rsidR="00341B5B" w:rsidRDefault="00341B5B"/>
    <w:p w14:paraId="690F0DEE" w14:textId="77777777" w:rsidR="00341B5B" w:rsidRDefault="00341B5B"/>
    <w:p w14:paraId="019658A7" w14:textId="77777777" w:rsidR="00341B5B" w:rsidRDefault="00341B5B"/>
    <w:p w14:paraId="7FD3B570" w14:textId="77777777" w:rsidR="00341B5B" w:rsidRDefault="00341B5B"/>
    <w:p w14:paraId="77E4816C" w14:textId="77777777" w:rsidR="00341B5B" w:rsidRPr="00A44348" w:rsidRDefault="003E6BDD">
      <w:pPr>
        <w:pStyle w:val="Ttulo"/>
        <w:jc w:val="right"/>
        <w:rPr>
          <w:lang w:val="pt-BR"/>
          <w:rPrChange w:id="0" w:author="Ines" w:date="2022-06-09T10:14:00Z">
            <w:rPr/>
          </w:rPrChange>
        </w:rPr>
      </w:pPr>
      <w:r w:rsidRPr="00A44348">
        <w:rPr>
          <w:lang w:val="pt-BR"/>
          <w:rPrChange w:id="1" w:author="Ines" w:date="2022-06-09T10:14:00Z">
            <w:rPr/>
          </w:rPrChange>
        </w:rPr>
        <w:t>SysSoldCar</w:t>
      </w:r>
    </w:p>
    <w:p w14:paraId="1445FBA8" w14:textId="77777777" w:rsidR="00341B5B" w:rsidRPr="00A44348" w:rsidRDefault="003E6BDD">
      <w:pPr>
        <w:pStyle w:val="Ttulo"/>
        <w:jc w:val="right"/>
        <w:rPr>
          <w:lang w:val="pt-BR"/>
          <w:rPrChange w:id="2" w:author="Ines" w:date="2022-06-09T10:14:00Z">
            <w:rPr/>
          </w:rPrChange>
        </w:rPr>
      </w:pPr>
      <w:r w:rsidRPr="00A44348">
        <w:rPr>
          <w:lang w:val="pt-BR"/>
          <w:rPrChange w:id="3" w:author="Ines" w:date="2022-06-09T10:14:00Z">
            <w:rPr/>
          </w:rPrChange>
        </w:rPr>
        <w:t xml:space="preserve">Especificação de Requisitos </w:t>
      </w:r>
    </w:p>
    <w:p w14:paraId="5BD41367" w14:textId="77777777" w:rsidR="00341B5B" w:rsidRPr="00A44348" w:rsidRDefault="00341B5B">
      <w:pPr>
        <w:pStyle w:val="Ttulo"/>
        <w:jc w:val="right"/>
        <w:rPr>
          <w:lang w:val="pt-BR"/>
          <w:rPrChange w:id="4" w:author="Ines" w:date="2022-06-09T10:14:00Z">
            <w:rPr/>
          </w:rPrChange>
        </w:rPr>
      </w:pPr>
    </w:p>
    <w:p w14:paraId="71F9392C" w14:textId="77777777" w:rsidR="00341B5B" w:rsidRPr="00A44348" w:rsidRDefault="003E6BDD">
      <w:pPr>
        <w:pStyle w:val="Ttulo"/>
        <w:jc w:val="right"/>
        <w:rPr>
          <w:sz w:val="28"/>
          <w:szCs w:val="28"/>
          <w:lang w:val="pt-BR"/>
          <w:rPrChange w:id="5" w:author="Ines" w:date="2022-06-09T10:14:00Z">
            <w:rPr>
              <w:sz w:val="28"/>
              <w:szCs w:val="28"/>
            </w:rPr>
          </w:rPrChange>
        </w:rPr>
      </w:pPr>
      <w:r w:rsidRPr="00A44348">
        <w:rPr>
          <w:sz w:val="28"/>
          <w:szCs w:val="28"/>
          <w:lang w:val="pt-BR"/>
          <w:rPrChange w:id="6" w:author="Ines" w:date="2022-06-09T10:14:00Z">
            <w:rPr>
              <w:sz w:val="28"/>
              <w:szCs w:val="28"/>
            </w:rPr>
          </w:rPrChange>
        </w:rPr>
        <w:t>Versão 1.0</w:t>
      </w:r>
    </w:p>
    <w:p w14:paraId="01133643" w14:textId="77777777" w:rsidR="00341B5B" w:rsidRPr="00A44348" w:rsidRDefault="00341B5B">
      <w:pPr>
        <w:rPr>
          <w:lang w:val="pt-BR"/>
          <w:rPrChange w:id="7" w:author="Ines" w:date="2022-06-09T10:14:00Z">
            <w:rPr/>
          </w:rPrChange>
        </w:rPr>
      </w:pPr>
    </w:p>
    <w:p w14:paraId="591563C2" w14:textId="77777777" w:rsidR="00341B5B" w:rsidRPr="00A44348" w:rsidRDefault="003E6BDD">
      <w:pPr>
        <w:pBdr>
          <w:top w:val="nil"/>
          <w:left w:val="nil"/>
          <w:bottom w:val="nil"/>
          <w:right w:val="nil"/>
          <w:between w:val="nil"/>
        </w:pBdr>
        <w:spacing w:after="120" w:line="240" w:lineRule="auto"/>
        <w:ind w:left="720"/>
        <w:rPr>
          <w:i/>
          <w:color w:val="0000FF"/>
          <w:lang w:val="pt-BR"/>
          <w:rPrChange w:id="8" w:author="Ines" w:date="2022-06-09T10:14:00Z">
            <w:rPr>
              <w:i/>
              <w:color w:val="0000FF"/>
            </w:rPr>
          </w:rPrChange>
        </w:rPr>
      </w:pPr>
      <w:r w:rsidRPr="00A44348">
        <w:rPr>
          <w:i/>
          <w:color w:val="0000FF"/>
          <w:lang w:val="pt-BR"/>
          <w:rPrChange w:id="9" w:author="Ines" w:date="2022-06-09T10:14:00Z">
            <w:rPr>
              <w:i/>
              <w:color w:val="0000FF"/>
            </w:rPr>
          </w:rPrChange>
        </w:rPr>
        <w:t xml:space="preserve"> </w:t>
      </w:r>
    </w:p>
    <w:p w14:paraId="24A0E4E4" w14:textId="77777777" w:rsidR="00341B5B" w:rsidRPr="00A44348" w:rsidRDefault="00341B5B">
      <w:pPr>
        <w:rPr>
          <w:lang w:val="pt-BR"/>
          <w:rPrChange w:id="10" w:author="Ines" w:date="2022-06-09T10:14:00Z">
            <w:rPr/>
          </w:rPrChange>
        </w:rPr>
      </w:pPr>
    </w:p>
    <w:p w14:paraId="4B79D4D8" w14:textId="77777777" w:rsidR="00341B5B" w:rsidRPr="00A44348" w:rsidRDefault="00341B5B">
      <w:pPr>
        <w:keepLines/>
        <w:pBdr>
          <w:top w:val="nil"/>
          <w:left w:val="nil"/>
          <w:bottom w:val="nil"/>
          <w:right w:val="nil"/>
          <w:between w:val="nil"/>
        </w:pBdr>
        <w:spacing w:after="120" w:line="240" w:lineRule="auto"/>
        <w:ind w:left="720"/>
        <w:rPr>
          <w:color w:val="000000"/>
          <w:lang w:val="pt-BR"/>
          <w:rPrChange w:id="11" w:author="Ines" w:date="2022-06-09T10:14:00Z">
            <w:rPr>
              <w:color w:val="000000"/>
            </w:rPr>
          </w:rPrChange>
        </w:rPr>
      </w:pPr>
    </w:p>
    <w:p w14:paraId="1BE75064" w14:textId="77777777" w:rsidR="00341B5B" w:rsidRPr="00A44348" w:rsidRDefault="00341B5B">
      <w:pPr>
        <w:keepLines/>
        <w:pBdr>
          <w:top w:val="nil"/>
          <w:left w:val="nil"/>
          <w:bottom w:val="nil"/>
          <w:right w:val="nil"/>
          <w:between w:val="nil"/>
        </w:pBdr>
        <w:spacing w:after="120" w:line="240" w:lineRule="auto"/>
        <w:ind w:left="720"/>
        <w:rPr>
          <w:color w:val="000000"/>
          <w:lang w:val="pt-BR"/>
          <w:rPrChange w:id="12" w:author="Ines" w:date="2022-06-09T10:14:00Z">
            <w:rPr>
              <w:color w:val="000000"/>
            </w:rPr>
          </w:rPrChange>
        </w:rPr>
        <w:sectPr w:rsidR="00341B5B" w:rsidRPr="00A44348">
          <w:headerReference w:type="default" r:id="rId9"/>
          <w:pgSz w:w="12240" w:h="15840"/>
          <w:pgMar w:top="1417" w:right="1440" w:bottom="1417" w:left="1440" w:header="720" w:footer="720" w:gutter="0"/>
          <w:pgNumType w:start="1"/>
          <w:cols w:space="720"/>
        </w:sectPr>
      </w:pPr>
    </w:p>
    <w:p w14:paraId="1403D1B7" w14:textId="77777777" w:rsidR="00341B5B" w:rsidRDefault="003E6BDD">
      <w:pPr>
        <w:pStyle w:val="Ttulo"/>
      </w:pPr>
      <w:r>
        <w:lastRenderedPageBreak/>
        <w:t>Histórico da Revisão</w:t>
      </w:r>
    </w:p>
    <w:tbl>
      <w:tblPr>
        <w:tblStyle w:val="a"/>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341B5B" w14:paraId="692C4581" w14:textId="77777777">
        <w:tc>
          <w:tcPr>
            <w:tcW w:w="2304" w:type="dxa"/>
            <w:tcBorders>
              <w:top w:val="single" w:sz="6" w:space="0" w:color="000000"/>
              <w:left w:val="single" w:sz="6" w:space="0" w:color="000000"/>
              <w:bottom w:val="single" w:sz="6" w:space="0" w:color="000000"/>
              <w:right w:val="single" w:sz="6" w:space="0" w:color="000000"/>
            </w:tcBorders>
          </w:tcPr>
          <w:p w14:paraId="71911499" w14:textId="77777777" w:rsidR="00341B5B" w:rsidRDefault="003E6BDD">
            <w:pPr>
              <w:keepLines/>
              <w:pBdr>
                <w:top w:val="nil"/>
                <w:left w:val="nil"/>
                <w:bottom w:val="nil"/>
                <w:right w:val="nil"/>
                <w:between w:val="nil"/>
              </w:pBdr>
              <w:spacing w:after="120" w:line="240" w:lineRule="auto"/>
              <w:jc w:val="center"/>
              <w:rPr>
                <w:b/>
                <w:color w:val="000000"/>
              </w:rPr>
            </w:pPr>
            <w:r>
              <w:rPr>
                <w:b/>
                <w:color w:val="000000"/>
              </w:rPr>
              <w:t>Data</w:t>
            </w:r>
          </w:p>
        </w:tc>
        <w:tc>
          <w:tcPr>
            <w:tcW w:w="1152" w:type="dxa"/>
            <w:tcBorders>
              <w:top w:val="single" w:sz="6" w:space="0" w:color="000000"/>
              <w:left w:val="single" w:sz="6" w:space="0" w:color="000000"/>
              <w:bottom w:val="single" w:sz="6" w:space="0" w:color="000000"/>
              <w:right w:val="single" w:sz="6" w:space="0" w:color="000000"/>
            </w:tcBorders>
          </w:tcPr>
          <w:p w14:paraId="65D0177C" w14:textId="77777777" w:rsidR="00341B5B" w:rsidRDefault="003E6BDD">
            <w:pPr>
              <w:keepLines/>
              <w:pBdr>
                <w:top w:val="nil"/>
                <w:left w:val="nil"/>
                <w:bottom w:val="nil"/>
                <w:right w:val="nil"/>
                <w:between w:val="nil"/>
              </w:pBdr>
              <w:spacing w:after="120" w:line="240" w:lineRule="auto"/>
              <w:jc w:val="center"/>
              <w:rPr>
                <w:b/>
                <w:color w:val="000000"/>
              </w:rPr>
            </w:pPr>
            <w:r>
              <w:rPr>
                <w:b/>
                <w:color w:val="000000"/>
              </w:rPr>
              <w:t>Versão</w:t>
            </w:r>
          </w:p>
        </w:tc>
        <w:tc>
          <w:tcPr>
            <w:tcW w:w="3744" w:type="dxa"/>
            <w:tcBorders>
              <w:top w:val="single" w:sz="6" w:space="0" w:color="000000"/>
              <w:left w:val="single" w:sz="6" w:space="0" w:color="000000"/>
              <w:bottom w:val="single" w:sz="6" w:space="0" w:color="000000"/>
              <w:right w:val="single" w:sz="6" w:space="0" w:color="000000"/>
            </w:tcBorders>
          </w:tcPr>
          <w:p w14:paraId="7B21CB15" w14:textId="77777777" w:rsidR="00341B5B" w:rsidRDefault="003E6BDD">
            <w:pPr>
              <w:keepLines/>
              <w:pBdr>
                <w:top w:val="nil"/>
                <w:left w:val="nil"/>
                <w:bottom w:val="nil"/>
                <w:right w:val="nil"/>
                <w:between w:val="nil"/>
              </w:pBdr>
              <w:spacing w:after="120" w:line="240" w:lineRule="auto"/>
              <w:jc w:val="center"/>
              <w:rPr>
                <w:b/>
                <w:color w:val="000000"/>
              </w:rPr>
            </w:pPr>
            <w:r>
              <w:rPr>
                <w:b/>
                <w:color w:val="000000"/>
              </w:rPr>
              <w:t xml:space="preserve">Descrição </w:t>
            </w:r>
          </w:p>
        </w:tc>
        <w:tc>
          <w:tcPr>
            <w:tcW w:w="2304" w:type="dxa"/>
            <w:tcBorders>
              <w:top w:val="single" w:sz="6" w:space="0" w:color="000000"/>
              <w:left w:val="single" w:sz="6" w:space="0" w:color="000000"/>
              <w:bottom w:val="single" w:sz="6" w:space="0" w:color="000000"/>
              <w:right w:val="single" w:sz="6" w:space="0" w:color="000000"/>
            </w:tcBorders>
          </w:tcPr>
          <w:p w14:paraId="5A78D911" w14:textId="72F2D6CB" w:rsidR="00341B5B" w:rsidRDefault="003E6BDD">
            <w:pPr>
              <w:keepLines/>
              <w:pBdr>
                <w:top w:val="nil"/>
                <w:left w:val="nil"/>
                <w:bottom w:val="nil"/>
                <w:right w:val="nil"/>
                <w:between w:val="nil"/>
              </w:pBdr>
              <w:spacing w:after="120" w:line="240" w:lineRule="auto"/>
              <w:jc w:val="center"/>
              <w:rPr>
                <w:b/>
                <w:color w:val="000000"/>
              </w:rPr>
            </w:pPr>
            <w:r>
              <w:rPr>
                <w:b/>
                <w:color w:val="000000"/>
              </w:rPr>
              <w:t>Autor</w:t>
            </w:r>
            <w:ins w:id="15" w:author="Igor Santiago" w:date="2022-06-08T20:54:00Z">
              <w:r w:rsidR="007835EF">
                <w:rPr>
                  <w:b/>
                  <w:color w:val="000000"/>
                </w:rPr>
                <w:t>es</w:t>
              </w:r>
            </w:ins>
          </w:p>
        </w:tc>
      </w:tr>
      <w:tr w:rsidR="00341B5B" w14:paraId="6F4A1E9B" w14:textId="77777777">
        <w:tc>
          <w:tcPr>
            <w:tcW w:w="2304" w:type="dxa"/>
            <w:tcBorders>
              <w:top w:val="single" w:sz="6" w:space="0" w:color="000000"/>
              <w:left w:val="single" w:sz="6" w:space="0" w:color="000000"/>
              <w:bottom w:val="single" w:sz="6" w:space="0" w:color="000000"/>
              <w:right w:val="single" w:sz="6" w:space="0" w:color="000000"/>
            </w:tcBorders>
          </w:tcPr>
          <w:p w14:paraId="62734804" w14:textId="6208573C" w:rsidR="00341B5B" w:rsidRDefault="007835EF">
            <w:pPr>
              <w:keepLines/>
              <w:pBdr>
                <w:top w:val="nil"/>
                <w:left w:val="nil"/>
                <w:bottom w:val="nil"/>
                <w:right w:val="nil"/>
                <w:between w:val="nil"/>
              </w:pBdr>
              <w:spacing w:after="120" w:line="240" w:lineRule="auto"/>
              <w:rPr>
                <w:color w:val="000000"/>
              </w:rPr>
            </w:pPr>
            <w:ins w:id="16" w:author="Igor Santiago" w:date="2022-06-08T20:53:00Z">
              <w:r>
                <w:rPr>
                  <w:color w:val="000000"/>
                </w:rPr>
                <w:t>08/06/2022</w:t>
              </w:r>
            </w:ins>
            <w:del w:id="17" w:author="Igor Santiago" w:date="2022-06-08T20:53:00Z">
              <w:r w:rsidR="003E6BDD" w:rsidDel="007835EF">
                <w:rPr>
                  <w:color w:val="000000"/>
                </w:rPr>
                <w:delText>&lt;dd/mmm/aa&gt;</w:delText>
              </w:r>
            </w:del>
          </w:p>
        </w:tc>
        <w:tc>
          <w:tcPr>
            <w:tcW w:w="1152" w:type="dxa"/>
            <w:tcBorders>
              <w:top w:val="single" w:sz="6" w:space="0" w:color="000000"/>
              <w:left w:val="single" w:sz="6" w:space="0" w:color="000000"/>
              <w:bottom w:val="single" w:sz="6" w:space="0" w:color="000000"/>
              <w:right w:val="single" w:sz="6" w:space="0" w:color="000000"/>
            </w:tcBorders>
          </w:tcPr>
          <w:p w14:paraId="7B9EBFB4" w14:textId="278C755D" w:rsidR="00341B5B" w:rsidRDefault="003E6BDD">
            <w:pPr>
              <w:keepLines/>
              <w:pBdr>
                <w:top w:val="nil"/>
                <w:left w:val="nil"/>
                <w:bottom w:val="nil"/>
                <w:right w:val="nil"/>
                <w:between w:val="nil"/>
              </w:pBdr>
              <w:spacing w:after="120" w:line="240" w:lineRule="auto"/>
              <w:rPr>
                <w:color w:val="000000"/>
              </w:rPr>
            </w:pPr>
            <w:del w:id="18" w:author="Igor Santiago" w:date="2022-06-08T20:53:00Z">
              <w:r w:rsidDel="007835EF">
                <w:rPr>
                  <w:color w:val="000000"/>
                </w:rPr>
                <w:delText>&lt;x.x&gt;</w:delText>
              </w:r>
            </w:del>
            <w:ins w:id="19" w:author="Igor Santiago" w:date="2022-06-08T20:53:00Z">
              <w:r w:rsidR="007835EF">
                <w:rPr>
                  <w:color w:val="000000"/>
                </w:rPr>
                <w:t>1.0</w:t>
              </w:r>
            </w:ins>
          </w:p>
        </w:tc>
        <w:tc>
          <w:tcPr>
            <w:tcW w:w="3744" w:type="dxa"/>
            <w:tcBorders>
              <w:top w:val="single" w:sz="6" w:space="0" w:color="000000"/>
              <w:left w:val="single" w:sz="6" w:space="0" w:color="000000"/>
              <w:bottom w:val="single" w:sz="6" w:space="0" w:color="000000"/>
              <w:right w:val="single" w:sz="6" w:space="0" w:color="000000"/>
            </w:tcBorders>
          </w:tcPr>
          <w:p w14:paraId="04B8CB8D" w14:textId="77777777" w:rsidR="007835EF" w:rsidRPr="00A44348" w:rsidRDefault="007835EF" w:rsidP="007835EF">
            <w:pPr>
              <w:pStyle w:val="NormalWeb"/>
              <w:spacing w:after="120"/>
              <w:rPr>
                <w:ins w:id="20" w:author="Igor Santiago" w:date="2022-06-08T20:53:00Z"/>
                <w:lang w:val="pt-BR"/>
                <w:rPrChange w:id="21" w:author="Ines" w:date="2022-06-09T10:14:00Z">
                  <w:rPr>
                    <w:ins w:id="22" w:author="Igor Santiago" w:date="2022-06-08T20:53:00Z"/>
                  </w:rPr>
                </w:rPrChange>
              </w:rPr>
            </w:pPr>
            <w:ins w:id="23" w:author="Igor Santiago" w:date="2022-06-08T20:53:00Z">
              <w:r w:rsidRPr="00A44348">
                <w:rPr>
                  <w:color w:val="000000"/>
                  <w:sz w:val="20"/>
                  <w:szCs w:val="20"/>
                  <w:lang w:val="pt-BR"/>
                  <w:rPrChange w:id="24" w:author="Ines" w:date="2022-06-09T10:14:00Z">
                    <w:rPr>
                      <w:color w:val="000000"/>
                      <w:sz w:val="20"/>
                      <w:szCs w:val="20"/>
                    </w:rPr>
                  </w:rPrChange>
                </w:rPr>
                <w:t>Versão inicial do projeto SysSoldCar, projeto voltado para vendas e compras de automóveis.</w:t>
              </w:r>
            </w:ins>
          </w:p>
          <w:p w14:paraId="142D5F12" w14:textId="3969C804" w:rsidR="00341B5B" w:rsidRPr="00A44348" w:rsidRDefault="003E6BDD">
            <w:pPr>
              <w:keepLines/>
              <w:pBdr>
                <w:top w:val="nil"/>
                <w:left w:val="nil"/>
                <w:bottom w:val="nil"/>
                <w:right w:val="nil"/>
                <w:between w:val="nil"/>
              </w:pBdr>
              <w:spacing w:after="120" w:line="240" w:lineRule="auto"/>
              <w:rPr>
                <w:color w:val="000000"/>
                <w:lang w:val="pt-BR"/>
                <w:rPrChange w:id="25" w:author="Ines" w:date="2022-06-09T10:14:00Z">
                  <w:rPr>
                    <w:color w:val="000000"/>
                  </w:rPr>
                </w:rPrChange>
              </w:rPr>
            </w:pPr>
            <w:del w:id="26" w:author="Igor Santiago" w:date="2022-06-08T20:53:00Z">
              <w:r w:rsidRPr="00A44348" w:rsidDel="007835EF">
                <w:rPr>
                  <w:color w:val="000000"/>
                  <w:lang w:val="pt-BR"/>
                  <w:rPrChange w:id="27" w:author="Ines" w:date="2022-06-09T10:14:00Z">
                    <w:rPr>
                      <w:color w:val="000000"/>
                    </w:rPr>
                  </w:rPrChange>
                </w:rPr>
                <w:delText>&lt;detalhes&gt;</w:delText>
              </w:r>
            </w:del>
          </w:p>
        </w:tc>
        <w:tc>
          <w:tcPr>
            <w:tcW w:w="2304" w:type="dxa"/>
            <w:tcBorders>
              <w:top w:val="single" w:sz="6" w:space="0" w:color="000000"/>
              <w:left w:val="single" w:sz="6" w:space="0" w:color="000000"/>
              <w:bottom w:val="single" w:sz="6" w:space="0" w:color="000000"/>
              <w:right w:val="single" w:sz="6" w:space="0" w:color="000000"/>
            </w:tcBorders>
          </w:tcPr>
          <w:p w14:paraId="302CC832" w14:textId="77777777" w:rsidR="007835EF" w:rsidRDefault="007835EF">
            <w:pPr>
              <w:pStyle w:val="NormalWeb"/>
              <w:numPr>
                <w:ilvl w:val="0"/>
                <w:numId w:val="15"/>
              </w:numPr>
              <w:spacing w:before="0" w:beforeAutospacing="0" w:after="120" w:afterAutospacing="0"/>
              <w:rPr>
                <w:ins w:id="28" w:author="Igor Santiago" w:date="2022-06-08T20:53:00Z"/>
                <w:lang w:val="pt-BR" w:eastAsia="pt-BR"/>
              </w:rPr>
              <w:pPrChange w:id="29" w:author="Igor Santiago" w:date="2022-06-08T20:54:00Z">
                <w:pPr>
                  <w:pStyle w:val="NormalWeb"/>
                  <w:spacing w:before="0" w:beforeAutospacing="0" w:after="120" w:afterAutospacing="0"/>
                </w:pPr>
              </w:pPrChange>
            </w:pPr>
            <w:ins w:id="30" w:author="Igor Santiago" w:date="2022-06-08T20:53:00Z">
              <w:r>
                <w:rPr>
                  <w:color w:val="000000"/>
                  <w:sz w:val="20"/>
                  <w:szCs w:val="20"/>
                </w:rPr>
                <w:t>Igor Santiago Almeida Paixão</w:t>
              </w:r>
            </w:ins>
          </w:p>
          <w:p w14:paraId="41090566" w14:textId="77777777" w:rsidR="007835EF" w:rsidRDefault="007835EF">
            <w:pPr>
              <w:pStyle w:val="NormalWeb"/>
              <w:numPr>
                <w:ilvl w:val="0"/>
                <w:numId w:val="15"/>
              </w:numPr>
              <w:spacing w:before="0" w:beforeAutospacing="0" w:after="120" w:afterAutospacing="0"/>
              <w:rPr>
                <w:ins w:id="31" w:author="Igor Santiago" w:date="2022-06-08T20:53:00Z"/>
              </w:rPr>
              <w:pPrChange w:id="32" w:author="Igor Santiago" w:date="2022-06-08T20:54:00Z">
                <w:pPr>
                  <w:pStyle w:val="NormalWeb"/>
                  <w:spacing w:before="0" w:beforeAutospacing="0" w:after="120" w:afterAutospacing="0"/>
                </w:pPr>
              </w:pPrChange>
            </w:pPr>
            <w:ins w:id="33" w:author="Igor Santiago" w:date="2022-06-08T20:53:00Z">
              <w:r>
                <w:rPr>
                  <w:color w:val="000000"/>
                  <w:sz w:val="20"/>
                  <w:szCs w:val="20"/>
                </w:rPr>
                <w:t>Fabio Henrique Alves Fernandes</w:t>
              </w:r>
            </w:ins>
          </w:p>
          <w:p w14:paraId="1220EEBA" w14:textId="77777777" w:rsidR="007835EF" w:rsidRDefault="007835EF">
            <w:pPr>
              <w:pStyle w:val="NormalWeb"/>
              <w:numPr>
                <w:ilvl w:val="0"/>
                <w:numId w:val="15"/>
              </w:numPr>
              <w:spacing w:before="0" w:beforeAutospacing="0" w:after="120" w:afterAutospacing="0"/>
              <w:rPr>
                <w:ins w:id="34" w:author="Igor Santiago" w:date="2022-06-08T20:53:00Z"/>
              </w:rPr>
              <w:pPrChange w:id="35" w:author="Igor Santiago" w:date="2022-06-08T20:54:00Z">
                <w:pPr>
                  <w:pStyle w:val="NormalWeb"/>
                  <w:spacing w:before="0" w:beforeAutospacing="0" w:after="120" w:afterAutospacing="0"/>
                </w:pPr>
              </w:pPrChange>
            </w:pPr>
            <w:ins w:id="36" w:author="Igor Santiago" w:date="2022-06-08T20:53:00Z">
              <w:r>
                <w:rPr>
                  <w:color w:val="000000"/>
                  <w:sz w:val="20"/>
                  <w:szCs w:val="20"/>
                </w:rPr>
                <w:t>Gabriel Fernandes Niquini</w:t>
              </w:r>
            </w:ins>
          </w:p>
          <w:p w14:paraId="2BA4E0A0" w14:textId="23F6050F" w:rsidR="00341B5B" w:rsidRDefault="003E6BDD">
            <w:pPr>
              <w:keepLines/>
              <w:pBdr>
                <w:top w:val="nil"/>
                <w:left w:val="nil"/>
                <w:bottom w:val="nil"/>
                <w:right w:val="nil"/>
                <w:between w:val="nil"/>
              </w:pBdr>
              <w:spacing w:after="120" w:line="240" w:lineRule="auto"/>
              <w:rPr>
                <w:color w:val="000000"/>
              </w:rPr>
            </w:pPr>
            <w:del w:id="37" w:author="Igor Santiago" w:date="2022-06-08T20:53:00Z">
              <w:r w:rsidDel="007835EF">
                <w:rPr>
                  <w:color w:val="000000"/>
                </w:rPr>
                <w:delText>&lt;nome&gt;</w:delText>
              </w:r>
            </w:del>
          </w:p>
        </w:tc>
      </w:tr>
      <w:tr w:rsidR="00341B5B" w14:paraId="558D488A" w14:textId="77777777">
        <w:tc>
          <w:tcPr>
            <w:tcW w:w="2304" w:type="dxa"/>
            <w:tcBorders>
              <w:top w:val="single" w:sz="6" w:space="0" w:color="000000"/>
              <w:left w:val="single" w:sz="6" w:space="0" w:color="000000"/>
              <w:bottom w:val="single" w:sz="6" w:space="0" w:color="000000"/>
              <w:right w:val="single" w:sz="6" w:space="0" w:color="000000"/>
            </w:tcBorders>
          </w:tcPr>
          <w:p w14:paraId="09852144" w14:textId="77777777" w:rsidR="00341B5B" w:rsidRDefault="00341B5B">
            <w:pPr>
              <w:keepLines/>
              <w:pBdr>
                <w:top w:val="nil"/>
                <w:left w:val="nil"/>
                <w:bottom w:val="nil"/>
                <w:right w:val="nil"/>
                <w:between w:val="nil"/>
              </w:pBdr>
              <w:spacing w:after="120" w:line="240" w:lineRule="auto"/>
              <w:rPr>
                <w:color w:val="000000"/>
              </w:rPr>
            </w:pPr>
          </w:p>
        </w:tc>
        <w:tc>
          <w:tcPr>
            <w:tcW w:w="1152" w:type="dxa"/>
            <w:tcBorders>
              <w:top w:val="single" w:sz="6" w:space="0" w:color="000000"/>
              <w:left w:val="single" w:sz="6" w:space="0" w:color="000000"/>
              <w:bottom w:val="single" w:sz="6" w:space="0" w:color="000000"/>
              <w:right w:val="single" w:sz="6" w:space="0" w:color="000000"/>
            </w:tcBorders>
          </w:tcPr>
          <w:p w14:paraId="5359D20B" w14:textId="77777777" w:rsidR="00341B5B" w:rsidRDefault="00341B5B">
            <w:pPr>
              <w:keepLines/>
              <w:pBdr>
                <w:top w:val="nil"/>
                <w:left w:val="nil"/>
                <w:bottom w:val="nil"/>
                <w:right w:val="nil"/>
                <w:between w:val="nil"/>
              </w:pBdr>
              <w:spacing w:after="120" w:line="240" w:lineRule="auto"/>
              <w:rPr>
                <w:color w:val="000000"/>
              </w:rPr>
            </w:pPr>
          </w:p>
        </w:tc>
        <w:tc>
          <w:tcPr>
            <w:tcW w:w="3744" w:type="dxa"/>
            <w:tcBorders>
              <w:top w:val="single" w:sz="6" w:space="0" w:color="000000"/>
              <w:left w:val="single" w:sz="6" w:space="0" w:color="000000"/>
              <w:bottom w:val="single" w:sz="6" w:space="0" w:color="000000"/>
              <w:right w:val="single" w:sz="6" w:space="0" w:color="000000"/>
            </w:tcBorders>
          </w:tcPr>
          <w:p w14:paraId="37DBCD82" w14:textId="77777777" w:rsidR="00341B5B" w:rsidRDefault="00341B5B">
            <w:pPr>
              <w:keepLines/>
              <w:pBdr>
                <w:top w:val="nil"/>
                <w:left w:val="nil"/>
                <w:bottom w:val="nil"/>
                <w:right w:val="nil"/>
                <w:between w:val="nil"/>
              </w:pBdr>
              <w:spacing w:after="120" w:line="240" w:lineRule="auto"/>
              <w:rPr>
                <w:color w:val="000000"/>
              </w:rPr>
            </w:pPr>
          </w:p>
        </w:tc>
        <w:tc>
          <w:tcPr>
            <w:tcW w:w="2304" w:type="dxa"/>
            <w:tcBorders>
              <w:top w:val="single" w:sz="6" w:space="0" w:color="000000"/>
              <w:left w:val="single" w:sz="6" w:space="0" w:color="000000"/>
              <w:bottom w:val="single" w:sz="6" w:space="0" w:color="000000"/>
              <w:right w:val="single" w:sz="6" w:space="0" w:color="000000"/>
            </w:tcBorders>
          </w:tcPr>
          <w:p w14:paraId="0667C215" w14:textId="77777777" w:rsidR="00341B5B" w:rsidRDefault="00341B5B">
            <w:pPr>
              <w:keepLines/>
              <w:pBdr>
                <w:top w:val="nil"/>
                <w:left w:val="nil"/>
                <w:bottom w:val="nil"/>
                <w:right w:val="nil"/>
                <w:between w:val="nil"/>
              </w:pBdr>
              <w:spacing w:after="120" w:line="240" w:lineRule="auto"/>
              <w:rPr>
                <w:color w:val="000000"/>
              </w:rPr>
            </w:pPr>
          </w:p>
        </w:tc>
      </w:tr>
      <w:tr w:rsidR="00341B5B" w14:paraId="5140DF31" w14:textId="77777777">
        <w:tc>
          <w:tcPr>
            <w:tcW w:w="2304" w:type="dxa"/>
            <w:tcBorders>
              <w:top w:val="single" w:sz="6" w:space="0" w:color="000000"/>
              <w:left w:val="single" w:sz="6" w:space="0" w:color="000000"/>
              <w:bottom w:val="single" w:sz="6" w:space="0" w:color="000000"/>
              <w:right w:val="single" w:sz="6" w:space="0" w:color="000000"/>
            </w:tcBorders>
          </w:tcPr>
          <w:p w14:paraId="2824B6B8" w14:textId="77777777" w:rsidR="00341B5B" w:rsidRDefault="00341B5B">
            <w:pPr>
              <w:keepLines/>
              <w:pBdr>
                <w:top w:val="nil"/>
                <w:left w:val="nil"/>
                <w:bottom w:val="nil"/>
                <w:right w:val="nil"/>
                <w:between w:val="nil"/>
              </w:pBdr>
              <w:spacing w:after="120" w:line="240" w:lineRule="auto"/>
              <w:rPr>
                <w:color w:val="000000"/>
              </w:rPr>
            </w:pPr>
          </w:p>
        </w:tc>
        <w:tc>
          <w:tcPr>
            <w:tcW w:w="1152" w:type="dxa"/>
            <w:tcBorders>
              <w:top w:val="single" w:sz="6" w:space="0" w:color="000000"/>
              <w:left w:val="single" w:sz="6" w:space="0" w:color="000000"/>
              <w:bottom w:val="single" w:sz="6" w:space="0" w:color="000000"/>
              <w:right w:val="single" w:sz="6" w:space="0" w:color="000000"/>
            </w:tcBorders>
          </w:tcPr>
          <w:p w14:paraId="2382697E" w14:textId="77777777" w:rsidR="00341B5B" w:rsidRDefault="00341B5B">
            <w:pPr>
              <w:keepLines/>
              <w:pBdr>
                <w:top w:val="nil"/>
                <w:left w:val="nil"/>
                <w:bottom w:val="nil"/>
                <w:right w:val="nil"/>
                <w:between w:val="nil"/>
              </w:pBdr>
              <w:spacing w:after="120" w:line="240" w:lineRule="auto"/>
              <w:rPr>
                <w:color w:val="000000"/>
              </w:rPr>
            </w:pPr>
          </w:p>
        </w:tc>
        <w:tc>
          <w:tcPr>
            <w:tcW w:w="3744" w:type="dxa"/>
            <w:tcBorders>
              <w:top w:val="single" w:sz="6" w:space="0" w:color="000000"/>
              <w:left w:val="single" w:sz="6" w:space="0" w:color="000000"/>
              <w:bottom w:val="single" w:sz="6" w:space="0" w:color="000000"/>
              <w:right w:val="single" w:sz="6" w:space="0" w:color="000000"/>
            </w:tcBorders>
          </w:tcPr>
          <w:p w14:paraId="5D15C689" w14:textId="77777777" w:rsidR="00341B5B" w:rsidRDefault="00341B5B">
            <w:pPr>
              <w:keepLines/>
              <w:pBdr>
                <w:top w:val="nil"/>
                <w:left w:val="nil"/>
                <w:bottom w:val="nil"/>
                <w:right w:val="nil"/>
                <w:between w:val="nil"/>
              </w:pBdr>
              <w:spacing w:after="120" w:line="240" w:lineRule="auto"/>
              <w:rPr>
                <w:color w:val="000000"/>
              </w:rPr>
            </w:pPr>
          </w:p>
        </w:tc>
        <w:tc>
          <w:tcPr>
            <w:tcW w:w="2304" w:type="dxa"/>
            <w:tcBorders>
              <w:top w:val="single" w:sz="6" w:space="0" w:color="000000"/>
              <w:left w:val="single" w:sz="6" w:space="0" w:color="000000"/>
              <w:bottom w:val="single" w:sz="6" w:space="0" w:color="000000"/>
              <w:right w:val="single" w:sz="6" w:space="0" w:color="000000"/>
            </w:tcBorders>
          </w:tcPr>
          <w:p w14:paraId="276E65B7" w14:textId="77777777" w:rsidR="00341B5B" w:rsidRDefault="00341B5B">
            <w:pPr>
              <w:keepLines/>
              <w:pBdr>
                <w:top w:val="nil"/>
                <w:left w:val="nil"/>
                <w:bottom w:val="nil"/>
                <w:right w:val="nil"/>
                <w:between w:val="nil"/>
              </w:pBdr>
              <w:spacing w:after="120" w:line="240" w:lineRule="auto"/>
              <w:rPr>
                <w:color w:val="000000"/>
              </w:rPr>
            </w:pPr>
          </w:p>
        </w:tc>
      </w:tr>
      <w:tr w:rsidR="00341B5B" w14:paraId="273CFC0C" w14:textId="77777777">
        <w:tc>
          <w:tcPr>
            <w:tcW w:w="2304" w:type="dxa"/>
            <w:tcBorders>
              <w:top w:val="single" w:sz="6" w:space="0" w:color="000000"/>
              <w:left w:val="single" w:sz="6" w:space="0" w:color="000000"/>
              <w:bottom w:val="single" w:sz="6" w:space="0" w:color="000000"/>
              <w:right w:val="single" w:sz="6" w:space="0" w:color="000000"/>
            </w:tcBorders>
          </w:tcPr>
          <w:p w14:paraId="40BF401B" w14:textId="77777777" w:rsidR="00341B5B" w:rsidRDefault="00341B5B">
            <w:pPr>
              <w:keepLines/>
              <w:pBdr>
                <w:top w:val="nil"/>
                <w:left w:val="nil"/>
                <w:bottom w:val="nil"/>
                <w:right w:val="nil"/>
                <w:between w:val="nil"/>
              </w:pBdr>
              <w:spacing w:after="120" w:line="240" w:lineRule="auto"/>
              <w:rPr>
                <w:color w:val="000000"/>
              </w:rPr>
            </w:pPr>
          </w:p>
        </w:tc>
        <w:tc>
          <w:tcPr>
            <w:tcW w:w="1152" w:type="dxa"/>
            <w:tcBorders>
              <w:top w:val="single" w:sz="6" w:space="0" w:color="000000"/>
              <w:left w:val="single" w:sz="6" w:space="0" w:color="000000"/>
              <w:bottom w:val="single" w:sz="6" w:space="0" w:color="000000"/>
              <w:right w:val="single" w:sz="6" w:space="0" w:color="000000"/>
            </w:tcBorders>
          </w:tcPr>
          <w:p w14:paraId="040B1578" w14:textId="77777777" w:rsidR="00341B5B" w:rsidRDefault="00341B5B">
            <w:pPr>
              <w:keepLines/>
              <w:pBdr>
                <w:top w:val="nil"/>
                <w:left w:val="nil"/>
                <w:bottom w:val="nil"/>
                <w:right w:val="nil"/>
                <w:between w:val="nil"/>
              </w:pBdr>
              <w:spacing w:after="120" w:line="240" w:lineRule="auto"/>
              <w:rPr>
                <w:color w:val="000000"/>
              </w:rPr>
            </w:pPr>
          </w:p>
        </w:tc>
        <w:tc>
          <w:tcPr>
            <w:tcW w:w="3744" w:type="dxa"/>
            <w:tcBorders>
              <w:top w:val="single" w:sz="6" w:space="0" w:color="000000"/>
              <w:left w:val="single" w:sz="6" w:space="0" w:color="000000"/>
              <w:bottom w:val="single" w:sz="6" w:space="0" w:color="000000"/>
              <w:right w:val="single" w:sz="6" w:space="0" w:color="000000"/>
            </w:tcBorders>
          </w:tcPr>
          <w:p w14:paraId="38433EE9" w14:textId="77777777" w:rsidR="00341B5B" w:rsidRDefault="00341B5B">
            <w:pPr>
              <w:keepLines/>
              <w:pBdr>
                <w:top w:val="nil"/>
                <w:left w:val="nil"/>
                <w:bottom w:val="nil"/>
                <w:right w:val="nil"/>
                <w:between w:val="nil"/>
              </w:pBdr>
              <w:spacing w:after="120" w:line="240" w:lineRule="auto"/>
              <w:rPr>
                <w:color w:val="000000"/>
              </w:rPr>
            </w:pPr>
          </w:p>
        </w:tc>
        <w:tc>
          <w:tcPr>
            <w:tcW w:w="2304" w:type="dxa"/>
            <w:tcBorders>
              <w:top w:val="single" w:sz="6" w:space="0" w:color="000000"/>
              <w:left w:val="single" w:sz="6" w:space="0" w:color="000000"/>
              <w:bottom w:val="single" w:sz="6" w:space="0" w:color="000000"/>
              <w:right w:val="single" w:sz="6" w:space="0" w:color="000000"/>
            </w:tcBorders>
          </w:tcPr>
          <w:p w14:paraId="06D151D5" w14:textId="77777777" w:rsidR="00341B5B" w:rsidRDefault="00341B5B">
            <w:pPr>
              <w:keepLines/>
              <w:pBdr>
                <w:top w:val="nil"/>
                <w:left w:val="nil"/>
                <w:bottom w:val="nil"/>
                <w:right w:val="nil"/>
                <w:between w:val="nil"/>
              </w:pBdr>
              <w:spacing w:after="120" w:line="240" w:lineRule="auto"/>
              <w:rPr>
                <w:color w:val="000000"/>
              </w:rPr>
            </w:pPr>
          </w:p>
        </w:tc>
      </w:tr>
    </w:tbl>
    <w:p w14:paraId="699E1D84" w14:textId="77777777" w:rsidR="00341B5B" w:rsidRDefault="00341B5B"/>
    <w:p w14:paraId="71DF43E4" w14:textId="77777777" w:rsidR="00341B5B" w:rsidRDefault="003E6BDD">
      <w:pPr>
        <w:pStyle w:val="Ttulo"/>
      </w:pPr>
      <w:r>
        <w:br w:type="page"/>
      </w:r>
      <w:r>
        <w:lastRenderedPageBreak/>
        <w:t>Índice</w:t>
      </w:r>
    </w:p>
    <w:bookmarkStart w:id="38" w:name="_heading=h.gjdgxs" w:colFirst="0" w:colLast="0"/>
    <w:bookmarkEnd w:id="38"/>
    <w:p w14:paraId="1D3C7419" w14:textId="77777777" w:rsidR="00341B5B" w:rsidRDefault="003E6BDD">
      <w:pPr>
        <w:pBdr>
          <w:top w:val="nil"/>
          <w:left w:val="nil"/>
          <w:bottom w:val="nil"/>
          <w:right w:val="nil"/>
          <w:between w:val="nil"/>
        </w:pBdr>
        <w:tabs>
          <w:tab w:val="right" w:pos="9360"/>
          <w:tab w:val="left" w:pos="432"/>
        </w:tabs>
        <w:spacing w:before="240" w:after="60" w:line="240" w:lineRule="auto"/>
        <w:ind w:right="720"/>
        <w:rPr>
          <w:rFonts w:ascii="Calibri" w:eastAsia="Calibri" w:hAnsi="Calibri" w:cs="Calibri"/>
          <w:color w:val="000000"/>
          <w:sz w:val="22"/>
          <w:szCs w:val="22"/>
        </w:rPr>
      </w:pPr>
      <w:r>
        <w:fldChar w:fldCharType="begin"/>
      </w:r>
    </w:p>
    <w:sdt>
      <w:sdtPr>
        <w:id w:val="412741075"/>
        <w:docPartObj>
          <w:docPartGallery w:val="Table of Contents"/>
          <w:docPartUnique/>
        </w:docPartObj>
      </w:sdtPr>
      <w:sdtEndPr/>
      <w:sdtContent>
        <w:p w14:paraId="5218669F" w14:textId="77777777" w:rsidR="00341B5B" w:rsidRPr="00A44348" w:rsidRDefault="003E6BDD">
          <w:pPr>
            <w:pBdr>
              <w:top w:val="nil"/>
              <w:left w:val="nil"/>
              <w:bottom w:val="nil"/>
              <w:right w:val="nil"/>
              <w:between w:val="nil"/>
            </w:pBdr>
            <w:tabs>
              <w:tab w:val="right" w:pos="9360"/>
              <w:tab w:val="left" w:pos="432"/>
            </w:tabs>
            <w:spacing w:before="240" w:after="60" w:line="240" w:lineRule="auto"/>
            <w:ind w:right="720"/>
            <w:rPr>
              <w:rFonts w:ascii="Calibri" w:eastAsia="Calibri" w:hAnsi="Calibri" w:cs="Calibri"/>
              <w:color w:val="000000"/>
              <w:sz w:val="22"/>
              <w:szCs w:val="22"/>
              <w:lang w:val="pt-BR"/>
              <w:rPrChange w:id="39" w:author="Ines" w:date="2022-06-09T10:06:00Z">
                <w:rPr>
                  <w:rFonts w:ascii="Calibri" w:eastAsia="Calibri" w:hAnsi="Calibri" w:cs="Calibri"/>
                  <w:color w:val="000000"/>
                  <w:sz w:val="22"/>
                  <w:szCs w:val="22"/>
                </w:rPr>
              </w:rPrChange>
            </w:rPr>
          </w:pPr>
          <w:r w:rsidRPr="00A44348">
            <w:rPr>
              <w:lang w:val="pt-BR"/>
              <w:rPrChange w:id="40" w:author="Ines" w:date="2022-06-09T10:06:00Z">
                <w:rPr/>
              </w:rPrChange>
            </w:rPr>
            <w:instrText xml:space="preserve"> TOC \h \u \z </w:instrText>
          </w:r>
          <w:r>
            <w:fldChar w:fldCharType="separate"/>
          </w:r>
          <w:r w:rsidRPr="00A44348">
            <w:rPr>
              <w:color w:val="000000"/>
              <w:lang w:val="pt-BR"/>
              <w:rPrChange w:id="41" w:author="Ines" w:date="2022-06-09T10:06:00Z">
                <w:rPr>
                  <w:color w:val="000000"/>
                </w:rPr>
              </w:rPrChange>
            </w:rPr>
            <w:t>1.</w:t>
          </w:r>
          <w:r w:rsidRPr="00A44348">
            <w:rPr>
              <w:rFonts w:ascii="Calibri" w:eastAsia="Calibri" w:hAnsi="Calibri" w:cs="Calibri"/>
              <w:color w:val="000000"/>
              <w:sz w:val="22"/>
              <w:szCs w:val="22"/>
              <w:lang w:val="pt-BR"/>
              <w:rPrChange w:id="42" w:author="Ines" w:date="2022-06-09T10:06:00Z">
                <w:rPr>
                  <w:rFonts w:ascii="Calibri" w:eastAsia="Calibri" w:hAnsi="Calibri" w:cs="Calibri"/>
                  <w:color w:val="000000"/>
                  <w:sz w:val="22"/>
                  <w:szCs w:val="22"/>
                </w:rPr>
              </w:rPrChange>
            </w:rPr>
            <w:tab/>
          </w:r>
          <w:r w:rsidRPr="00A44348">
            <w:rPr>
              <w:color w:val="000000"/>
              <w:lang w:val="pt-BR"/>
              <w:rPrChange w:id="43" w:author="Ines" w:date="2022-06-09T10:06:00Z">
                <w:rPr>
                  <w:color w:val="000000"/>
                </w:rPr>
              </w:rPrChange>
            </w:rPr>
            <w:t>Objetivo</w:t>
          </w:r>
          <w:r w:rsidRPr="00A44348">
            <w:rPr>
              <w:color w:val="000000"/>
              <w:lang w:val="pt-BR"/>
              <w:rPrChange w:id="44" w:author="Ines" w:date="2022-06-09T10:06:00Z">
                <w:rPr>
                  <w:color w:val="000000"/>
                </w:rPr>
              </w:rPrChange>
            </w:rPr>
            <w:tab/>
          </w:r>
          <w:r>
            <w:fldChar w:fldCharType="begin"/>
          </w:r>
          <w:r w:rsidRPr="00A44348">
            <w:rPr>
              <w:lang w:val="pt-BR"/>
              <w:rPrChange w:id="45" w:author="Ines" w:date="2022-06-09T10:06:00Z">
                <w:rPr/>
              </w:rPrChange>
            </w:rPr>
            <w:instrText xml:space="preserve"> PAGEREF _heading=h.1fob9te \h </w:instrText>
          </w:r>
          <w:r>
            <w:fldChar w:fldCharType="separate"/>
          </w:r>
          <w:r w:rsidRPr="00A44348">
            <w:rPr>
              <w:color w:val="000000"/>
              <w:lang w:val="pt-BR"/>
              <w:rPrChange w:id="46" w:author="Ines" w:date="2022-06-09T10:06:00Z">
                <w:rPr>
                  <w:color w:val="000000"/>
                </w:rPr>
              </w:rPrChange>
            </w:rPr>
            <w:t>4</w:t>
          </w:r>
          <w:r w:rsidR="00370E37">
            <w:fldChar w:fldCharType="begin"/>
          </w:r>
          <w:r w:rsidR="00370E37" w:rsidRPr="00A44348">
            <w:rPr>
              <w:lang w:val="pt-BR"/>
              <w:rPrChange w:id="47" w:author="Ines" w:date="2022-06-09T10:06:00Z">
                <w:rPr/>
              </w:rPrChange>
            </w:rPr>
            <w:instrText xml:space="preserve"> HYPERLINK \l "_heading=h.1fob9te" </w:instrText>
          </w:r>
          <w:r w:rsidR="00370E37">
            <w:fldChar w:fldCharType="separate"/>
          </w:r>
          <w:r w:rsidR="00370E37">
            <w:fldChar w:fldCharType="end"/>
          </w:r>
        </w:p>
        <w:p w14:paraId="333E96B5" w14:textId="77777777" w:rsidR="00341B5B" w:rsidRPr="00A44348" w:rsidRDefault="003E6BDD">
          <w:pPr>
            <w:pBdr>
              <w:top w:val="nil"/>
              <w:left w:val="nil"/>
              <w:bottom w:val="nil"/>
              <w:right w:val="nil"/>
              <w:between w:val="nil"/>
            </w:pBdr>
            <w:tabs>
              <w:tab w:val="right" w:pos="9360"/>
              <w:tab w:val="left" w:pos="432"/>
            </w:tabs>
            <w:spacing w:before="240" w:after="60" w:line="240" w:lineRule="auto"/>
            <w:ind w:right="720"/>
            <w:rPr>
              <w:rFonts w:ascii="Calibri" w:eastAsia="Calibri" w:hAnsi="Calibri" w:cs="Calibri"/>
              <w:color w:val="000000"/>
              <w:sz w:val="22"/>
              <w:szCs w:val="22"/>
              <w:lang w:val="pt-BR"/>
              <w:rPrChange w:id="48" w:author="Ines" w:date="2022-06-09T10:06:00Z">
                <w:rPr>
                  <w:rFonts w:ascii="Calibri" w:eastAsia="Calibri" w:hAnsi="Calibri" w:cs="Calibri"/>
                  <w:color w:val="000000"/>
                  <w:sz w:val="22"/>
                  <w:szCs w:val="22"/>
                </w:rPr>
              </w:rPrChange>
            </w:rPr>
          </w:pPr>
          <w:r>
            <w:fldChar w:fldCharType="end"/>
          </w:r>
          <w:r w:rsidRPr="00A44348">
            <w:rPr>
              <w:color w:val="000000"/>
              <w:lang w:val="pt-BR"/>
              <w:rPrChange w:id="49" w:author="Ines" w:date="2022-06-09T10:06:00Z">
                <w:rPr>
                  <w:color w:val="000000"/>
                </w:rPr>
              </w:rPrChange>
            </w:rPr>
            <w:t>2.</w:t>
          </w:r>
          <w:r w:rsidRPr="00A44348">
            <w:rPr>
              <w:rFonts w:ascii="Calibri" w:eastAsia="Calibri" w:hAnsi="Calibri" w:cs="Calibri"/>
              <w:color w:val="000000"/>
              <w:sz w:val="22"/>
              <w:szCs w:val="22"/>
              <w:lang w:val="pt-BR"/>
              <w:rPrChange w:id="50" w:author="Ines" w:date="2022-06-09T10:06:00Z">
                <w:rPr>
                  <w:rFonts w:ascii="Calibri" w:eastAsia="Calibri" w:hAnsi="Calibri" w:cs="Calibri"/>
                  <w:color w:val="000000"/>
                  <w:sz w:val="22"/>
                  <w:szCs w:val="22"/>
                </w:rPr>
              </w:rPrChange>
            </w:rPr>
            <w:tab/>
          </w:r>
          <w:r w:rsidRPr="00A44348">
            <w:rPr>
              <w:color w:val="000000"/>
              <w:lang w:val="pt-BR"/>
              <w:rPrChange w:id="51" w:author="Ines" w:date="2022-06-09T10:06:00Z">
                <w:rPr>
                  <w:color w:val="000000"/>
                </w:rPr>
              </w:rPrChange>
            </w:rPr>
            <w:t>Descrição do Produto</w:t>
          </w:r>
          <w:r w:rsidRPr="00A44348">
            <w:rPr>
              <w:color w:val="000000"/>
              <w:lang w:val="pt-BR"/>
              <w:rPrChange w:id="52" w:author="Ines" w:date="2022-06-09T10:06:00Z">
                <w:rPr>
                  <w:color w:val="000000"/>
                </w:rPr>
              </w:rPrChange>
            </w:rPr>
            <w:tab/>
          </w:r>
          <w:r>
            <w:fldChar w:fldCharType="begin"/>
          </w:r>
          <w:r w:rsidRPr="00A44348">
            <w:rPr>
              <w:lang w:val="pt-BR"/>
              <w:rPrChange w:id="53" w:author="Ines" w:date="2022-06-09T10:06:00Z">
                <w:rPr/>
              </w:rPrChange>
            </w:rPr>
            <w:instrText xml:space="preserve"> PAGEREF _heading=h.3znysh7 \h </w:instrText>
          </w:r>
          <w:r>
            <w:fldChar w:fldCharType="separate"/>
          </w:r>
          <w:r w:rsidRPr="00A44348">
            <w:rPr>
              <w:color w:val="000000"/>
              <w:lang w:val="pt-BR"/>
              <w:rPrChange w:id="54" w:author="Ines" w:date="2022-06-09T10:06:00Z">
                <w:rPr>
                  <w:color w:val="000000"/>
                </w:rPr>
              </w:rPrChange>
            </w:rPr>
            <w:t>4</w:t>
          </w:r>
          <w:r w:rsidR="00370E37">
            <w:fldChar w:fldCharType="begin"/>
          </w:r>
          <w:r w:rsidR="00370E37" w:rsidRPr="00A44348">
            <w:rPr>
              <w:lang w:val="pt-BR"/>
              <w:rPrChange w:id="55" w:author="Ines" w:date="2022-06-09T10:06:00Z">
                <w:rPr/>
              </w:rPrChange>
            </w:rPr>
            <w:instrText xml:space="preserve"> HYPERLINK \l "_heading=h.3znysh7" </w:instrText>
          </w:r>
          <w:r w:rsidR="00370E37">
            <w:fldChar w:fldCharType="separate"/>
          </w:r>
          <w:r w:rsidR="00370E37">
            <w:fldChar w:fldCharType="end"/>
          </w:r>
        </w:p>
        <w:p w14:paraId="03287D5E"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56" w:author="Ines" w:date="2022-06-09T10:06:00Z">
                <w:rPr>
                  <w:rFonts w:ascii="Calibri" w:eastAsia="Calibri" w:hAnsi="Calibri" w:cs="Calibri"/>
                  <w:color w:val="000000"/>
                  <w:sz w:val="22"/>
                  <w:szCs w:val="22"/>
                </w:rPr>
              </w:rPrChange>
            </w:rPr>
          </w:pPr>
          <w:r>
            <w:fldChar w:fldCharType="end"/>
          </w:r>
          <w:r w:rsidRPr="00A44348">
            <w:rPr>
              <w:color w:val="000000"/>
              <w:lang w:val="pt-BR"/>
              <w:rPrChange w:id="57" w:author="Ines" w:date="2022-06-09T10:06:00Z">
                <w:rPr>
                  <w:color w:val="000000"/>
                </w:rPr>
              </w:rPrChange>
            </w:rPr>
            <w:t>2.1</w:t>
          </w:r>
          <w:r w:rsidRPr="00A44348">
            <w:rPr>
              <w:rFonts w:ascii="Calibri" w:eastAsia="Calibri" w:hAnsi="Calibri" w:cs="Calibri"/>
              <w:color w:val="000000"/>
              <w:sz w:val="22"/>
              <w:szCs w:val="22"/>
              <w:lang w:val="pt-BR"/>
              <w:rPrChange w:id="58" w:author="Ines" w:date="2022-06-09T10:06:00Z">
                <w:rPr>
                  <w:rFonts w:ascii="Calibri" w:eastAsia="Calibri" w:hAnsi="Calibri" w:cs="Calibri"/>
                  <w:color w:val="000000"/>
                  <w:sz w:val="22"/>
                  <w:szCs w:val="22"/>
                </w:rPr>
              </w:rPrChange>
            </w:rPr>
            <w:tab/>
          </w:r>
          <w:r w:rsidRPr="00A44348">
            <w:rPr>
              <w:color w:val="000000"/>
              <w:lang w:val="pt-BR"/>
              <w:rPrChange w:id="59" w:author="Ines" w:date="2022-06-09T10:06:00Z">
                <w:rPr>
                  <w:color w:val="000000"/>
                </w:rPr>
              </w:rPrChange>
            </w:rPr>
            <w:t>Escopo do Produto</w:t>
          </w:r>
          <w:r w:rsidRPr="00A44348">
            <w:rPr>
              <w:color w:val="000000"/>
              <w:lang w:val="pt-BR"/>
              <w:rPrChange w:id="60" w:author="Ines" w:date="2022-06-09T10:06:00Z">
                <w:rPr>
                  <w:color w:val="000000"/>
                </w:rPr>
              </w:rPrChange>
            </w:rPr>
            <w:tab/>
          </w:r>
          <w:r>
            <w:fldChar w:fldCharType="begin"/>
          </w:r>
          <w:r w:rsidRPr="00A44348">
            <w:rPr>
              <w:lang w:val="pt-BR"/>
              <w:rPrChange w:id="61" w:author="Ines" w:date="2022-06-09T10:06:00Z">
                <w:rPr/>
              </w:rPrChange>
            </w:rPr>
            <w:instrText xml:space="preserve"> PAGEREF _heading=h.2et92p0 \h </w:instrText>
          </w:r>
          <w:r>
            <w:fldChar w:fldCharType="separate"/>
          </w:r>
          <w:r w:rsidRPr="00A44348">
            <w:rPr>
              <w:color w:val="000000"/>
              <w:lang w:val="pt-BR"/>
              <w:rPrChange w:id="62" w:author="Ines" w:date="2022-06-09T10:06:00Z">
                <w:rPr>
                  <w:color w:val="000000"/>
                </w:rPr>
              </w:rPrChange>
            </w:rPr>
            <w:t>4</w:t>
          </w:r>
          <w:r w:rsidR="00370E37">
            <w:fldChar w:fldCharType="begin"/>
          </w:r>
          <w:r w:rsidR="00370E37" w:rsidRPr="00A44348">
            <w:rPr>
              <w:lang w:val="pt-BR"/>
              <w:rPrChange w:id="63" w:author="Ines" w:date="2022-06-09T10:06:00Z">
                <w:rPr/>
              </w:rPrChange>
            </w:rPr>
            <w:instrText xml:space="preserve"> HYPERLINK \l "_heading=h.2et92p0" </w:instrText>
          </w:r>
          <w:r w:rsidR="00370E37">
            <w:fldChar w:fldCharType="separate"/>
          </w:r>
          <w:r w:rsidR="00370E37">
            <w:fldChar w:fldCharType="end"/>
          </w:r>
        </w:p>
        <w:p w14:paraId="435E29EF"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64" w:author="Ines" w:date="2022-06-09T10:06:00Z">
                <w:rPr>
                  <w:rFonts w:ascii="Calibri" w:eastAsia="Calibri" w:hAnsi="Calibri" w:cs="Calibri"/>
                  <w:color w:val="000000"/>
                  <w:sz w:val="22"/>
                  <w:szCs w:val="22"/>
                </w:rPr>
              </w:rPrChange>
            </w:rPr>
          </w:pPr>
          <w:r>
            <w:fldChar w:fldCharType="end"/>
          </w:r>
          <w:r w:rsidRPr="00A44348">
            <w:rPr>
              <w:color w:val="000000"/>
              <w:lang w:val="pt-BR"/>
              <w:rPrChange w:id="65" w:author="Ines" w:date="2022-06-09T10:06:00Z">
                <w:rPr>
                  <w:color w:val="000000"/>
                </w:rPr>
              </w:rPrChange>
            </w:rPr>
            <w:t>2.1.1</w:t>
          </w:r>
          <w:r w:rsidRPr="00A44348">
            <w:rPr>
              <w:rFonts w:ascii="Calibri" w:eastAsia="Calibri" w:hAnsi="Calibri" w:cs="Calibri"/>
              <w:color w:val="000000"/>
              <w:sz w:val="22"/>
              <w:szCs w:val="22"/>
              <w:lang w:val="pt-BR"/>
              <w:rPrChange w:id="66" w:author="Ines" w:date="2022-06-09T10:06:00Z">
                <w:rPr>
                  <w:rFonts w:ascii="Calibri" w:eastAsia="Calibri" w:hAnsi="Calibri" w:cs="Calibri"/>
                  <w:color w:val="000000"/>
                  <w:sz w:val="22"/>
                  <w:szCs w:val="22"/>
                </w:rPr>
              </w:rPrChange>
            </w:rPr>
            <w:tab/>
          </w:r>
          <w:r w:rsidRPr="00A44348">
            <w:rPr>
              <w:color w:val="000000"/>
              <w:lang w:val="pt-BR"/>
              <w:rPrChange w:id="67" w:author="Ines" w:date="2022-06-09T10:06:00Z">
                <w:rPr>
                  <w:color w:val="000000"/>
                </w:rPr>
              </w:rPrChange>
            </w:rPr>
            <w:t>Contexto organizacional no qual o produto se insere</w:t>
          </w:r>
          <w:r w:rsidRPr="00A44348">
            <w:rPr>
              <w:color w:val="000000"/>
              <w:lang w:val="pt-BR"/>
              <w:rPrChange w:id="68" w:author="Ines" w:date="2022-06-09T10:06:00Z">
                <w:rPr>
                  <w:color w:val="000000"/>
                </w:rPr>
              </w:rPrChange>
            </w:rPr>
            <w:tab/>
          </w:r>
          <w:r>
            <w:fldChar w:fldCharType="begin"/>
          </w:r>
          <w:r w:rsidRPr="00A44348">
            <w:rPr>
              <w:lang w:val="pt-BR"/>
              <w:rPrChange w:id="69" w:author="Ines" w:date="2022-06-09T10:06:00Z">
                <w:rPr/>
              </w:rPrChange>
            </w:rPr>
            <w:instrText xml:space="preserve"> PAGEREF _heading=h.tyjcwt \h </w:instrText>
          </w:r>
          <w:r>
            <w:fldChar w:fldCharType="separate"/>
          </w:r>
          <w:r w:rsidRPr="00A44348">
            <w:rPr>
              <w:color w:val="000000"/>
              <w:lang w:val="pt-BR"/>
              <w:rPrChange w:id="70" w:author="Ines" w:date="2022-06-09T10:06:00Z">
                <w:rPr>
                  <w:color w:val="000000"/>
                </w:rPr>
              </w:rPrChange>
            </w:rPr>
            <w:t>4</w:t>
          </w:r>
          <w:r w:rsidR="00370E37">
            <w:fldChar w:fldCharType="begin"/>
          </w:r>
          <w:r w:rsidR="00370E37" w:rsidRPr="00A44348">
            <w:rPr>
              <w:lang w:val="pt-BR"/>
              <w:rPrChange w:id="71" w:author="Ines" w:date="2022-06-09T10:06:00Z">
                <w:rPr/>
              </w:rPrChange>
            </w:rPr>
            <w:instrText xml:space="preserve"> HYPERLINK \l "_heading=h.tyjcwt" </w:instrText>
          </w:r>
          <w:r w:rsidR="00370E37">
            <w:fldChar w:fldCharType="separate"/>
          </w:r>
          <w:r w:rsidR="00370E37">
            <w:fldChar w:fldCharType="end"/>
          </w:r>
        </w:p>
        <w:p w14:paraId="0E7B84CE"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72" w:author="Ines" w:date="2022-06-09T10:06:00Z">
                <w:rPr>
                  <w:rFonts w:ascii="Calibri" w:eastAsia="Calibri" w:hAnsi="Calibri" w:cs="Calibri"/>
                  <w:color w:val="000000"/>
                  <w:sz w:val="22"/>
                  <w:szCs w:val="22"/>
                </w:rPr>
              </w:rPrChange>
            </w:rPr>
          </w:pPr>
          <w:r>
            <w:fldChar w:fldCharType="end"/>
          </w:r>
          <w:r w:rsidRPr="00A44348">
            <w:rPr>
              <w:color w:val="000000"/>
              <w:lang w:val="pt-BR"/>
              <w:rPrChange w:id="73" w:author="Ines" w:date="2022-06-09T10:06:00Z">
                <w:rPr>
                  <w:color w:val="000000"/>
                </w:rPr>
              </w:rPrChange>
            </w:rPr>
            <w:t>2.1.2</w:t>
          </w:r>
          <w:r w:rsidRPr="00A44348">
            <w:rPr>
              <w:rFonts w:ascii="Calibri" w:eastAsia="Calibri" w:hAnsi="Calibri" w:cs="Calibri"/>
              <w:color w:val="000000"/>
              <w:sz w:val="22"/>
              <w:szCs w:val="22"/>
              <w:lang w:val="pt-BR"/>
              <w:rPrChange w:id="74" w:author="Ines" w:date="2022-06-09T10:06:00Z">
                <w:rPr>
                  <w:rFonts w:ascii="Calibri" w:eastAsia="Calibri" w:hAnsi="Calibri" w:cs="Calibri"/>
                  <w:color w:val="000000"/>
                  <w:sz w:val="22"/>
                  <w:szCs w:val="22"/>
                </w:rPr>
              </w:rPrChange>
            </w:rPr>
            <w:tab/>
          </w:r>
          <w:r w:rsidRPr="00A44348">
            <w:rPr>
              <w:color w:val="000000"/>
              <w:lang w:val="pt-BR"/>
              <w:rPrChange w:id="75" w:author="Ines" w:date="2022-06-09T10:06:00Z">
                <w:rPr>
                  <w:color w:val="000000"/>
                </w:rPr>
              </w:rPrChange>
            </w:rPr>
            <w:t>O que é o produto</w:t>
          </w:r>
          <w:r w:rsidRPr="00A44348">
            <w:rPr>
              <w:color w:val="000000"/>
              <w:lang w:val="pt-BR"/>
              <w:rPrChange w:id="76" w:author="Ines" w:date="2022-06-09T10:06:00Z">
                <w:rPr>
                  <w:color w:val="000000"/>
                </w:rPr>
              </w:rPrChange>
            </w:rPr>
            <w:tab/>
          </w:r>
          <w:r>
            <w:fldChar w:fldCharType="begin"/>
          </w:r>
          <w:r w:rsidRPr="00A44348">
            <w:rPr>
              <w:lang w:val="pt-BR"/>
              <w:rPrChange w:id="77" w:author="Ines" w:date="2022-06-09T10:06:00Z">
                <w:rPr/>
              </w:rPrChange>
            </w:rPr>
            <w:instrText xml:space="preserve"> PAGEREF _heading=h.3dy6vkm \h </w:instrText>
          </w:r>
          <w:r>
            <w:fldChar w:fldCharType="separate"/>
          </w:r>
          <w:r w:rsidRPr="00A44348">
            <w:rPr>
              <w:color w:val="000000"/>
              <w:lang w:val="pt-BR"/>
              <w:rPrChange w:id="78" w:author="Ines" w:date="2022-06-09T10:06:00Z">
                <w:rPr>
                  <w:color w:val="000000"/>
                </w:rPr>
              </w:rPrChange>
            </w:rPr>
            <w:t>4</w:t>
          </w:r>
          <w:r w:rsidR="00370E37">
            <w:fldChar w:fldCharType="begin"/>
          </w:r>
          <w:r w:rsidR="00370E37" w:rsidRPr="00A44348">
            <w:rPr>
              <w:lang w:val="pt-BR"/>
              <w:rPrChange w:id="79" w:author="Ines" w:date="2022-06-09T10:06:00Z">
                <w:rPr/>
              </w:rPrChange>
            </w:rPr>
            <w:instrText xml:space="preserve"> HYPERLINK \l "_head</w:instrText>
          </w:r>
          <w:r w:rsidR="00370E37" w:rsidRPr="00A44348">
            <w:rPr>
              <w:lang w:val="pt-BR"/>
              <w:rPrChange w:id="80" w:author="Ines" w:date="2022-06-09T10:06:00Z">
                <w:rPr/>
              </w:rPrChange>
            </w:rPr>
            <w:instrText xml:space="preserve">ing=h.3dy6vkm" </w:instrText>
          </w:r>
          <w:r w:rsidR="00370E37">
            <w:fldChar w:fldCharType="separate"/>
          </w:r>
          <w:r w:rsidR="00370E37">
            <w:fldChar w:fldCharType="end"/>
          </w:r>
        </w:p>
        <w:p w14:paraId="33A28830"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81" w:author="Ines" w:date="2022-06-09T10:06:00Z">
                <w:rPr>
                  <w:rFonts w:ascii="Calibri" w:eastAsia="Calibri" w:hAnsi="Calibri" w:cs="Calibri"/>
                  <w:color w:val="000000"/>
                  <w:sz w:val="22"/>
                  <w:szCs w:val="22"/>
                </w:rPr>
              </w:rPrChange>
            </w:rPr>
          </w:pPr>
          <w:r>
            <w:fldChar w:fldCharType="end"/>
          </w:r>
          <w:r w:rsidRPr="00A44348">
            <w:rPr>
              <w:color w:val="000000"/>
              <w:lang w:val="pt-BR"/>
              <w:rPrChange w:id="82" w:author="Ines" w:date="2022-06-09T10:06:00Z">
                <w:rPr>
                  <w:color w:val="000000"/>
                </w:rPr>
              </w:rPrChange>
            </w:rPr>
            <w:t>2.1.3</w:t>
          </w:r>
          <w:r w:rsidRPr="00A44348">
            <w:rPr>
              <w:rFonts w:ascii="Calibri" w:eastAsia="Calibri" w:hAnsi="Calibri" w:cs="Calibri"/>
              <w:color w:val="000000"/>
              <w:sz w:val="22"/>
              <w:szCs w:val="22"/>
              <w:lang w:val="pt-BR"/>
              <w:rPrChange w:id="83" w:author="Ines" w:date="2022-06-09T10:06:00Z">
                <w:rPr>
                  <w:rFonts w:ascii="Calibri" w:eastAsia="Calibri" w:hAnsi="Calibri" w:cs="Calibri"/>
                  <w:color w:val="000000"/>
                  <w:sz w:val="22"/>
                  <w:szCs w:val="22"/>
                </w:rPr>
              </w:rPrChange>
            </w:rPr>
            <w:tab/>
          </w:r>
          <w:r w:rsidRPr="00A44348">
            <w:rPr>
              <w:color w:val="000000"/>
              <w:lang w:val="pt-BR"/>
              <w:rPrChange w:id="84" w:author="Ines" w:date="2022-06-09T10:06:00Z">
                <w:rPr>
                  <w:color w:val="000000"/>
                </w:rPr>
              </w:rPrChange>
            </w:rPr>
            <w:t>Nome do produto e de seus componentes principais</w:t>
          </w:r>
          <w:r w:rsidRPr="00A44348">
            <w:rPr>
              <w:color w:val="000000"/>
              <w:lang w:val="pt-BR"/>
              <w:rPrChange w:id="85" w:author="Ines" w:date="2022-06-09T10:06:00Z">
                <w:rPr>
                  <w:color w:val="000000"/>
                </w:rPr>
              </w:rPrChange>
            </w:rPr>
            <w:tab/>
          </w:r>
          <w:r>
            <w:fldChar w:fldCharType="begin"/>
          </w:r>
          <w:r w:rsidRPr="00A44348">
            <w:rPr>
              <w:lang w:val="pt-BR"/>
              <w:rPrChange w:id="86" w:author="Ines" w:date="2022-06-09T10:06:00Z">
                <w:rPr/>
              </w:rPrChange>
            </w:rPr>
            <w:instrText xml:space="preserve"> PAGEREF _heading=h.1t3h5sf \h </w:instrText>
          </w:r>
          <w:r>
            <w:fldChar w:fldCharType="separate"/>
          </w:r>
          <w:r w:rsidRPr="00A44348">
            <w:rPr>
              <w:color w:val="000000"/>
              <w:lang w:val="pt-BR"/>
              <w:rPrChange w:id="87" w:author="Ines" w:date="2022-06-09T10:06:00Z">
                <w:rPr>
                  <w:color w:val="000000"/>
                </w:rPr>
              </w:rPrChange>
            </w:rPr>
            <w:t>5</w:t>
          </w:r>
          <w:r w:rsidR="00370E37">
            <w:fldChar w:fldCharType="begin"/>
          </w:r>
          <w:r w:rsidR="00370E37" w:rsidRPr="00A44348">
            <w:rPr>
              <w:lang w:val="pt-BR"/>
              <w:rPrChange w:id="88" w:author="Ines" w:date="2022-06-09T10:06:00Z">
                <w:rPr/>
              </w:rPrChange>
            </w:rPr>
            <w:instrText xml:space="preserve"> HYPERLINK \l "_heading=h.1t3h5sf" </w:instrText>
          </w:r>
          <w:r w:rsidR="00370E37">
            <w:fldChar w:fldCharType="separate"/>
          </w:r>
          <w:r w:rsidR="00370E37">
            <w:fldChar w:fldCharType="end"/>
          </w:r>
        </w:p>
        <w:p w14:paraId="7D4F597F"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89" w:author="Ines" w:date="2022-06-09T10:07:00Z">
                <w:rPr>
                  <w:rFonts w:ascii="Calibri" w:eastAsia="Calibri" w:hAnsi="Calibri" w:cs="Calibri"/>
                  <w:color w:val="000000"/>
                  <w:sz w:val="22"/>
                  <w:szCs w:val="22"/>
                </w:rPr>
              </w:rPrChange>
            </w:rPr>
          </w:pPr>
          <w:r>
            <w:fldChar w:fldCharType="end"/>
          </w:r>
          <w:r w:rsidRPr="00A44348">
            <w:rPr>
              <w:color w:val="000000"/>
              <w:lang w:val="pt-BR"/>
              <w:rPrChange w:id="90" w:author="Ines" w:date="2022-06-09T10:07:00Z">
                <w:rPr>
                  <w:color w:val="000000"/>
                </w:rPr>
              </w:rPrChange>
            </w:rPr>
            <w:t>2.1.4</w:t>
          </w:r>
          <w:r w:rsidRPr="00A44348">
            <w:rPr>
              <w:rFonts w:ascii="Calibri" w:eastAsia="Calibri" w:hAnsi="Calibri" w:cs="Calibri"/>
              <w:color w:val="000000"/>
              <w:sz w:val="22"/>
              <w:szCs w:val="22"/>
              <w:lang w:val="pt-BR"/>
              <w:rPrChange w:id="91" w:author="Ines" w:date="2022-06-09T10:07:00Z">
                <w:rPr>
                  <w:rFonts w:ascii="Calibri" w:eastAsia="Calibri" w:hAnsi="Calibri" w:cs="Calibri"/>
                  <w:color w:val="000000"/>
                  <w:sz w:val="22"/>
                  <w:szCs w:val="22"/>
                </w:rPr>
              </w:rPrChange>
            </w:rPr>
            <w:tab/>
          </w:r>
          <w:r w:rsidRPr="00A44348">
            <w:rPr>
              <w:color w:val="000000"/>
              <w:lang w:val="pt-BR"/>
              <w:rPrChange w:id="92" w:author="Ines" w:date="2022-06-09T10:07:00Z">
                <w:rPr>
                  <w:color w:val="000000"/>
                </w:rPr>
              </w:rPrChange>
            </w:rPr>
            <w:t>Missão do produto</w:t>
          </w:r>
          <w:r w:rsidRPr="00A44348">
            <w:rPr>
              <w:color w:val="000000"/>
              <w:lang w:val="pt-BR"/>
              <w:rPrChange w:id="93" w:author="Ines" w:date="2022-06-09T10:07:00Z">
                <w:rPr>
                  <w:color w:val="000000"/>
                </w:rPr>
              </w:rPrChange>
            </w:rPr>
            <w:tab/>
          </w:r>
          <w:r>
            <w:fldChar w:fldCharType="begin"/>
          </w:r>
          <w:r w:rsidRPr="00A44348">
            <w:rPr>
              <w:lang w:val="pt-BR"/>
              <w:rPrChange w:id="94" w:author="Ines" w:date="2022-06-09T10:07:00Z">
                <w:rPr/>
              </w:rPrChange>
            </w:rPr>
            <w:instrText xml:space="preserve"> PAGEREF _heading=h.4d34og8 \h </w:instrText>
          </w:r>
          <w:r>
            <w:fldChar w:fldCharType="separate"/>
          </w:r>
          <w:r w:rsidRPr="00A44348">
            <w:rPr>
              <w:color w:val="000000"/>
              <w:lang w:val="pt-BR"/>
              <w:rPrChange w:id="95" w:author="Ines" w:date="2022-06-09T10:07:00Z">
                <w:rPr>
                  <w:color w:val="000000"/>
                </w:rPr>
              </w:rPrChange>
            </w:rPr>
            <w:t>5</w:t>
          </w:r>
          <w:r w:rsidR="00370E37">
            <w:fldChar w:fldCharType="begin"/>
          </w:r>
          <w:r w:rsidR="00370E37" w:rsidRPr="00A44348">
            <w:rPr>
              <w:lang w:val="pt-BR"/>
              <w:rPrChange w:id="96" w:author="Ines" w:date="2022-06-09T10:07:00Z">
                <w:rPr/>
              </w:rPrChange>
            </w:rPr>
            <w:instrText xml:space="preserve"> HYPERLINK \l "_heading=h.4d34og8" </w:instrText>
          </w:r>
          <w:r w:rsidR="00370E37">
            <w:fldChar w:fldCharType="separate"/>
          </w:r>
          <w:r w:rsidR="00370E37">
            <w:fldChar w:fldCharType="end"/>
          </w:r>
        </w:p>
        <w:p w14:paraId="682968F3"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97" w:author="Ines" w:date="2022-06-09T10:07:00Z">
                <w:rPr>
                  <w:rFonts w:ascii="Calibri" w:eastAsia="Calibri" w:hAnsi="Calibri" w:cs="Calibri"/>
                  <w:color w:val="000000"/>
                  <w:sz w:val="22"/>
                  <w:szCs w:val="22"/>
                </w:rPr>
              </w:rPrChange>
            </w:rPr>
          </w:pPr>
          <w:r>
            <w:fldChar w:fldCharType="end"/>
          </w:r>
          <w:r w:rsidRPr="00A44348">
            <w:rPr>
              <w:color w:val="000000"/>
              <w:lang w:val="pt-BR"/>
              <w:rPrChange w:id="98" w:author="Ines" w:date="2022-06-09T10:07:00Z">
                <w:rPr>
                  <w:color w:val="000000"/>
                </w:rPr>
              </w:rPrChange>
            </w:rPr>
            <w:t>2.1.5</w:t>
          </w:r>
          <w:r w:rsidRPr="00A44348">
            <w:rPr>
              <w:rFonts w:ascii="Calibri" w:eastAsia="Calibri" w:hAnsi="Calibri" w:cs="Calibri"/>
              <w:color w:val="000000"/>
              <w:sz w:val="22"/>
              <w:szCs w:val="22"/>
              <w:lang w:val="pt-BR"/>
              <w:rPrChange w:id="99" w:author="Ines" w:date="2022-06-09T10:07:00Z">
                <w:rPr>
                  <w:rFonts w:ascii="Calibri" w:eastAsia="Calibri" w:hAnsi="Calibri" w:cs="Calibri"/>
                  <w:color w:val="000000"/>
                  <w:sz w:val="22"/>
                  <w:szCs w:val="22"/>
                </w:rPr>
              </w:rPrChange>
            </w:rPr>
            <w:tab/>
          </w:r>
          <w:r w:rsidRPr="00A44348">
            <w:rPr>
              <w:color w:val="000000"/>
              <w:lang w:val="pt-BR"/>
              <w:rPrChange w:id="100" w:author="Ines" w:date="2022-06-09T10:07:00Z">
                <w:rPr>
                  <w:color w:val="000000"/>
                </w:rPr>
              </w:rPrChange>
            </w:rPr>
            <w:t>Limites do produto</w:t>
          </w:r>
          <w:r w:rsidRPr="00A44348">
            <w:rPr>
              <w:color w:val="000000"/>
              <w:lang w:val="pt-BR"/>
              <w:rPrChange w:id="101" w:author="Ines" w:date="2022-06-09T10:07:00Z">
                <w:rPr>
                  <w:color w:val="000000"/>
                </w:rPr>
              </w:rPrChange>
            </w:rPr>
            <w:tab/>
          </w:r>
          <w:r>
            <w:fldChar w:fldCharType="begin"/>
          </w:r>
          <w:r w:rsidRPr="00A44348">
            <w:rPr>
              <w:lang w:val="pt-BR"/>
              <w:rPrChange w:id="102" w:author="Ines" w:date="2022-06-09T10:07:00Z">
                <w:rPr/>
              </w:rPrChange>
            </w:rPr>
            <w:instrText xml:space="preserve"> PAGEREF _heading=h.2s8eyo1 \h </w:instrText>
          </w:r>
          <w:r>
            <w:fldChar w:fldCharType="separate"/>
          </w:r>
          <w:r w:rsidRPr="00A44348">
            <w:rPr>
              <w:color w:val="000000"/>
              <w:lang w:val="pt-BR"/>
              <w:rPrChange w:id="103" w:author="Ines" w:date="2022-06-09T10:07:00Z">
                <w:rPr>
                  <w:color w:val="000000"/>
                </w:rPr>
              </w:rPrChange>
            </w:rPr>
            <w:t>6</w:t>
          </w:r>
          <w:r w:rsidR="00370E37">
            <w:fldChar w:fldCharType="begin"/>
          </w:r>
          <w:r w:rsidR="00370E37" w:rsidRPr="00A44348">
            <w:rPr>
              <w:lang w:val="pt-BR"/>
              <w:rPrChange w:id="104" w:author="Ines" w:date="2022-06-09T10:07:00Z">
                <w:rPr/>
              </w:rPrChange>
            </w:rPr>
            <w:instrText xml:space="preserve"> HYPERLINK \l "_heading=h.2s8eyo1" </w:instrText>
          </w:r>
          <w:r w:rsidR="00370E37">
            <w:fldChar w:fldCharType="separate"/>
          </w:r>
          <w:r w:rsidR="00370E37">
            <w:fldChar w:fldCharType="end"/>
          </w:r>
        </w:p>
        <w:p w14:paraId="17AC3062"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105" w:author="Ines" w:date="2022-06-09T10:07:00Z">
                <w:rPr>
                  <w:rFonts w:ascii="Calibri" w:eastAsia="Calibri" w:hAnsi="Calibri" w:cs="Calibri"/>
                  <w:color w:val="000000"/>
                  <w:sz w:val="22"/>
                  <w:szCs w:val="22"/>
                </w:rPr>
              </w:rPrChange>
            </w:rPr>
          </w:pPr>
          <w:r>
            <w:fldChar w:fldCharType="end"/>
          </w:r>
          <w:r w:rsidRPr="00A44348">
            <w:rPr>
              <w:color w:val="000000"/>
              <w:lang w:val="pt-BR"/>
              <w:rPrChange w:id="106" w:author="Ines" w:date="2022-06-09T10:07:00Z">
                <w:rPr>
                  <w:color w:val="000000"/>
                </w:rPr>
              </w:rPrChange>
            </w:rPr>
            <w:t>2.1.6</w:t>
          </w:r>
          <w:r w:rsidRPr="00A44348">
            <w:rPr>
              <w:rFonts w:ascii="Calibri" w:eastAsia="Calibri" w:hAnsi="Calibri" w:cs="Calibri"/>
              <w:color w:val="000000"/>
              <w:sz w:val="22"/>
              <w:szCs w:val="22"/>
              <w:lang w:val="pt-BR"/>
              <w:rPrChange w:id="107" w:author="Ines" w:date="2022-06-09T10:07:00Z">
                <w:rPr>
                  <w:rFonts w:ascii="Calibri" w:eastAsia="Calibri" w:hAnsi="Calibri" w:cs="Calibri"/>
                  <w:color w:val="000000"/>
                  <w:sz w:val="22"/>
                  <w:szCs w:val="22"/>
                </w:rPr>
              </w:rPrChange>
            </w:rPr>
            <w:tab/>
          </w:r>
          <w:r w:rsidRPr="00A44348">
            <w:rPr>
              <w:color w:val="000000"/>
              <w:lang w:val="pt-BR"/>
              <w:rPrChange w:id="108" w:author="Ines" w:date="2022-06-09T10:07:00Z">
                <w:rPr>
                  <w:color w:val="000000"/>
                </w:rPr>
              </w:rPrChange>
            </w:rPr>
            <w:t>Benefícios do produto</w:t>
          </w:r>
          <w:r w:rsidRPr="00A44348">
            <w:rPr>
              <w:color w:val="000000"/>
              <w:lang w:val="pt-BR"/>
              <w:rPrChange w:id="109" w:author="Ines" w:date="2022-06-09T10:07:00Z">
                <w:rPr>
                  <w:color w:val="000000"/>
                </w:rPr>
              </w:rPrChange>
            </w:rPr>
            <w:tab/>
          </w:r>
          <w:r>
            <w:fldChar w:fldCharType="begin"/>
          </w:r>
          <w:r w:rsidRPr="00A44348">
            <w:rPr>
              <w:lang w:val="pt-BR"/>
              <w:rPrChange w:id="110" w:author="Ines" w:date="2022-06-09T10:07:00Z">
                <w:rPr/>
              </w:rPrChange>
            </w:rPr>
            <w:instrText xml:space="preserve"> PAGEREF _heading=h.17dp8vu \h </w:instrText>
          </w:r>
          <w:r>
            <w:fldChar w:fldCharType="separate"/>
          </w:r>
          <w:r w:rsidRPr="00A44348">
            <w:rPr>
              <w:color w:val="000000"/>
              <w:lang w:val="pt-BR"/>
              <w:rPrChange w:id="111" w:author="Ines" w:date="2022-06-09T10:07:00Z">
                <w:rPr>
                  <w:color w:val="000000"/>
                </w:rPr>
              </w:rPrChange>
            </w:rPr>
            <w:t>6</w:t>
          </w:r>
          <w:r w:rsidR="00370E37">
            <w:fldChar w:fldCharType="begin"/>
          </w:r>
          <w:r w:rsidR="00370E37" w:rsidRPr="00A44348">
            <w:rPr>
              <w:lang w:val="pt-BR"/>
              <w:rPrChange w:id="112" w:author="Ines" w:date="2022-06-09T10:07:00Z">
                <w:rPr/>
              </w:rPrChange>
            </w:rPr>
            <w:instrText xml:space="preserve"> HYPERLINK \l "_heading=h.17dp8vu" </w:instrText>
          </w:r>
          <w:r w:rsidR="00370E37">
            <w:fldChar w:fldCharType="separate"/>
          </w:r>
          <w:r w:rsidR="00370E37">
            <w:fldChar w:fldCharType="end"/>
          </w:r>
        </w:p>
        <w:p w14:paraId="43C8EDFA"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113" w:author="Ines" w:date="2022-06-09T10:07:00Z">
                <w:rPr>
                  <w:rFonts w:ascii="Calibri" w:eastAsia="Calibri" w:hAnsi="Calibri" w:cs="Calibri"/>
                  <w:color w:val="000000"/>
                  <w:sz w:val="22"/>
                  <w:szCs w:val="22"/>
                </w:rPr>
              </w:rPrChange>
            </w:rPr>
          </w:pPr>
          <w:r>
            <w:fldChar w:fldCharType="end"/>
          </w:r>
          <w:r w:rsidRPr="00A44348">
            <w:rPr>
              <w:color w:val="000000"/>
              <w:lang w:val="pt-BR"/>
              <w:rPrChange w:id="114" w:author="Ines" w:date="2022-06-09T10:07:00Z">
                <w:rPr>
                  <w:color w:val="000000"/>
                </w:rPr>
              </w:rPrChange>
            </w:rPr>
            <w:t>2.2</w:t>
          </w:r>
          <w:r w:rsidRPr="00A44348">
            <w:rPr>
              <w:rFonts w:ascii="Calibri" w:eastAsia="Calibri" w:hAnsi="Calibri" w:cs="Calibri"/>
              <w:color w:val="000000"/>
              <w:sz w:val="22"/>
              <w:szCs w:val="22"/>
              <w:lang w:val="pt-BR"/>
              <w:rPrChange w:id="115" w:author="Ines" w:date="2022-06-09T10:07:00Z">
                <w:rPr>
                  <w:rFonts w:ascii="Calibri" w:eastAsia="Calibri" w:hAnsi="Calibri" w:cs="Calibri"/>
                  <w:color w:val="000000"/>
                  <w:sz w:val="22"/>
                  <w:szCs w:val="22"/>
                </w:rPr>
              </w:rPrChange>
            </w:rPr>
            <w:tab/>
          </w:r>
          <w:r w:rsidRPr="00A44348">
            <w:rPr>
              <w:color w:val="000000"/>
              <w:lang w:val="pt-BR"/>
              <w:rPrChange w:id="116" w:author="Ines" w:date="2022-06-09T10:07:00Z">
                <w:rPr>
                  <w:color w:val="000000"/>
                </w:rPr>
              </w:rPrChange>
            </w:rPr>
            <w:t>Serviços oferecidos pelo produto</w:t>
          </w:r>
          <w:r w:rsidRPr="00A44348">
            <w:rPr>
              <w:color w:val="000000"/>
              <w:lang w:val="pt-BR"/>
              <w:rPrChange w:id="117" w:author="Ines" w:date="2022-06-09T10:07:00Z">
                <w:rPr>
                  <w:color w:val="000000"/>
                </w:rPr>
              </w:rPrChange>
            </w:rPr>
            <w:tab/>
          </w:r>
          <w:r>
            <w:fldChar w:fldCharType="begin"/>
          </w:r>
          <w:r w:rsidRPr="00A44348">
            <w:rPr>
              <w:lang w:val="pt-BR"/>
              <w:rPrChange w:id="118" w:author="Ines" w:date="2022-06-09T10:07:00Z">
                <w:rPr/>
              </w:rPrChange>
            </w:rPr>
            <w:instrText xml:space="preserve"> PAGEREF _heading=h.3rdcrjn \h </w:instrText>
          </w:r>
          <w:r>
            <w:fldChar w:fldCharType="separate"/>
          </w:r>
          <w:r w:rsidRPr="00A44348">
            <w:rPr>
              <w:color w:val="000000"/>
              <w:lang w:val="pt-BR"/>
              <w:rPrChange w:id="119" w:author="Ines" w:date="2022-06-09T10:07:00Z">
                <w:rPr>
                  <w:color w:val="000000"/>
                </w:rPr>
              </w:rPrChange>
            </w:rPr>
            <w:t>6</w:t>
          </w:r>
          <w:r w:rsidR="00370E37">
            <w:fldChar w:fldCharType="begin"/>
          </w:r>
          <w:r w:rsidR="00370E37" w:rsidRPr="00A44348">
            <w:rPr>
              <w:lang w:val="pt-BR"/>
              <w:rPrChange w:id="120" w:author="Ines" w:date="2022-06-09T10:07:00Z">
                <w:rPr/>
              </w:rPrChange>
            </w:rPr>
            <w:instrText xml:space="preserve"> HYPERLINK \l "_heading=h.3rdcrjn" </w:instrText>
          </w:r>
          <w:r w:rsidR="00370E37">
            <w:fldChar w:fldCharType="separate"/>
          </w:r>
          <w:r w:rsidR="00370E37">
            <w:fldChar w:fldCharType="end"/>
          </w:r>
        </w:p>
        <w:p w14:paraId="0E5E6983"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121" w:author="Ines" w:date="2022-06-09T10:07:00Z">
                <w:rPr>
                  <w:rFonts w:ascii="Calibri" w:eastAsia="Calibri" w:hAnsi="Calibri" w:cs="Calibri"/>
                  <w:color w:val="000000"/>
                  <w:sz w:val="22"/>
                  <w:szCs w:val="22"/>
                </w:rPr>
              </w:rPrChange>
            </w:rPr>
          </w:pPr>
          <w:r>
            <w:fldChar w:fldCharType="end"/>
          </w:r>
          <w:r w:rsidRPr="00A44348">
            <w:rPr>
              <w:color w:val="000000"/>
              <w:lang w:val="pt-BR"/>
              <w:rPrChange w:id="122" w:author="Ines" w:date="2022-06-09T10:07:00Z">
                <w:rPr>
                  <w:color w:val="000000"/>
                </w:rPr>
              </w:rPrChange>
            </w:rPr>
            <w:t>2.2.1</w:t>
          </w:r>
          <w:r w:rsidRPr="00A44348">
            <w:rPr>
              <w:rFonts w:ascii="Calibri" w:eastAsia="Calibri" w:hAnsi="Calibri" w:cs="Calibri"/>
              <w:color w:val="000000"/>
              <w:sz w:val="22"/>
              <w:szCs w:val="22"/>
              <w:lang w:val="pt-BR"/>
              <w:rPrChange w:id="123" w:author="Ines" w:date="2022-06-09T10:07:00Z">
                <w:rPr>
                  <w:rFonts w:ascii="Calibri" w:eastAsia="Calibri" w:hAnsi="Calibri" w:cs="Calibri"/>
                  <w:color w:val="000000"/>
                  <w:sz w:val="22"/>
                  <w:szCs w:val="22"/>
                </w:rPr>
              </w:rPrChange>
            </w:rPr>
            <w:tab/>
          </w:r>
          <w:r w:rsidRPr="00A44348">
            <w:rPr>
              <w:color w:val="000000"/>
              <w:lang w:val="pt-BR"/>
              <w:rPrChange w:id="124" w:author="Ines" w:date="2022-06-09T10:07:00Z">
                <w:rPr>
                  <w:color w:val="000000"/>
                </w:rPr>
              </w:rPrChange>
            </w:rPr>
            <w:t>Diagrama de contexto</w:t>
          </w:r>
          <w:r w:rsidRPr="00A44348">
            <w:rPr>
              <w:color w:val="000000"/>
              <w:lang w:val="pt-BR"/>
              <w:rPrChange w:id="125" w:author="Ines" w:date="2022-06-09T10:07:00Z">
                <w:rPr>
                  <w:color w:val="000000"/>
                </w:rPr>
              </w:rPrChange>
            </w:rPr>
            <w:tab/>
          </w:r>
          <w:r>
            <w:fldChar w:fldCharType="begin"/>
          </w:r>
          <w:r w:rsidRPr="00A44348">
            <w:rPr>
              <w:lang w:val="pt-BR"/>
              <w:rPrChange w:id="126" w:author="Ines" w:date="2022-06-09T10:07:00Z">
                <w:rPr/>
              </w:rPrChange>
            </w:rPr>
            <w:instrText xml:space="preserve"> PAGEREF _heading=h.26in1rg \h </w:instrText>
          </w:r>
          <w:r>
            <w:fldChar w:fldCharType="separate"/>
          </w:r>
          <w:r w:rsidRPr="00A44348">
            <w:rPr>
              <w:color w:val="000000"/>
              <w:lang w:val="pt-BR"/>
              <w:rPrChange w:id="127" w:author="Ines" w:date="2022-06-09T10:07:00Z">
                <w:rPr>
                  <w:color w:val="000000"/>
                </w:rPr>
              </w:rPrChange>
            </w:rPr>
            <w:t>6</w:t>
          </w:r>
          <w:r w:rsidR="00370E37">
            <w:fldChar w:fldCharType="begin"/>
          </w:r>
          <w:r w:rsidR="00370E37" w:rsidRPr="00A44348">
            <w:rPr>
              <w:lang w:val="pt-BR"/>
              <w:rPrChange w:id="128" w:author="Ines" w:date="2022-06-09T10:07:00Z">
                <w:rPr/>
              </w:rPrChange>
            </w:rPr>
            <w:instrText xml:space="preserve"> HYPERLINK \l "_heading=h.26in</w:instrText>
          </w:r>
          <w:r w:rsidR="00370E37" w:rsidRPr="00A44348">
            <w:rPr>
              <w:lang w:val="pt-BR"/>
              <w:rPrChange w:id="129" w:author="Ines" w:date="2022-06-09T10:07:00Z">
                <w:rPr/>
              </w:rPrChange>
            </w:rPr>
            <w:instrText xml:space="preserve">1rg" </w:instrText>
          </w:r>
          <w:r w:rsidR="00370E37">
            <w:fldChar w:fldCharType="separate"/>
          </w:r>
          <w:r w:rsidR="00370E37">
            <w:fldChar w:fldCharType="end"/>
          </w:r>
        </w:p>
        <w:p w14:paraId="57028A53"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130" w:author="Ines" w:date="2022-06-09T10:07:00Z">
                <w:rPr>
                  <w:rFonts w:ascii="Calibri" w:eastAsia="Calibri" w:hAnsi="Calibri" w:cs="Calibri"/>
                  <w:color w:val="000000"/>
                  <w:sz w:val="22"/>
                  <w:szCs w:val="22"/>
                </w:rPr>
              </w:rPrChange>
            </w:rPr>
          </w:pPr>
          <w:r>
            <w:fldChar w:fldCharType="end"/>
          </w:r>
          <w:r w:rsidRPr="00A44348">
            <w:rPr>
              <w:color w:val="000000"/>
              <w:lang w:val="pt-BR"/>
              <w:rPrChange w:id="131" w:author="Ines" w:date="2022-06-09T10:07:00Z">
                <w:rPr>
                  <w:color w:val="000000"/>
                </w:rPr>
              </w:rPrChange>
            </w:rPr>
            <w:t>2.2.2</w:t>
          </w:r>
          <w:r w:rsidRPr="00A44348">
            <w:rPr>
              <w:rFonts w:ascii="Calibri" w:eastAsia="Calibri" w:hAnsi="Calibri" w:cs="Calibri"/>
              <w:color w:val="000000"/>
              <w:sz w:val="22"/>
              <w:szCs w:val="22"/>
              <w:lang w:val="pt-BR"/>
              <w:rPrChange w:id="132" w:author="Ines" w:date="2022-06-09T10:07:00Z">
                <w:rPr>
                  <w:rFonts w:ascii="Calibri" w:eastAsia="Calibri" w:hAnsi="Calibri" w:cs="Calibri"/>
                  <w:color w:val="000000"/>
                  <w:sz w:val="22"/>
                  <w:szCs w:val="22"/>
                </w:rPr>
              </w:rPrChange>
            </w:rPr>
            <w:tab/>
          </w:r>
          <w:r w:rsidRPr="00A44348">
            <w:rPr>
              <w:color w:val="000000"/>
              <w:lang w:val="pt-BR"/>
              <w:rPrChange w:id="133" w:author="Ines" w:date="2022-06-09T10:07:00Z">
                <w:rPr>
                  <w:color w:val="000000"/>
                </w:rPr>
              </w:rPrChange>
            </w:rPr>
            <w:t>Descricão dos Servicos</w:t>
          </w:r>
          <w:r w:rsidRPr="00A44348">
            <w:rPr>
              <w:color w:val="000000"/>
              <w:lang w:val="pt-BR"/>
              <w:rPrChange w:id="134" w:author="Ines" w:date="2022-06-09T10:07:00Z">
                <w:rPr>
                  <w:color w:val="000000"/>
                </w:rPr>
              </w:rPrChange>
            </w:rPr>
            <w:tab/>
          </w:r>
          <w:r>
            <w:fldChar w:fldCharType="begin"/>
          </w:r>
          <w:r w:rsidRPr="00A44348">
            <w:rPr>
              <w:lang w:val="pt-BR"/>
              <w:rPrChange w:id="135" w:author="Ines" w:date="2022-06-09T10:07:00Z">
                <w:rPr/>
              </w:rPrChange>
            </w:rPr>
            <w:instrText xml:space="preserve"> PAGEREF _heading=h.lnxbz9 \h </w:instrText>
          </w:r>
          <w:r>
            <w:fldChar w:fldCharType="separate"/>
          </w:r>
          <w:r w:rsidRPr="00A44348">
            <w:rPr>
              <w:color w:val="000000"/>
              <w:lang w:val="pt-BR"/>
              <w:rPrChange w:id="136" w:author="Ines" w:date="2022-06-09T10:07:00Z">
                <w:rPr>
                  <w:color w:val="000000"/>
                </w:rPr>
              </w:rPrChange>
            </w:rPr>
            <w:t>7</w:t>
          </w:r>
          <w:r w:rsidR="00370E37">
            <w:fldChar w:fldCharType="begin"/>
          </w:r>
          <w:r w:rsidR="00370E37" w:rsidRPr="00A44348">
            <w:rPr>
              <w:lang w:val="pt-BR"/>
              <w:rPrChange w:id="137" w:author="Ines" w:date="2022-06-09T10:07:00Z">
                <w:rPr/>
              </w:rPrChange>
            </w:rPr>
            <w:instrText xml:space="preserve"> HYPERLINK \l "_heading=h.lnxbz9" </w:instrText>
          </w:r>
          <w:r w:rsidR="00370E37">
            <w:fldChar w:fldCharType="separate"/>
          </w:r>
          <w:r w:rsidR="00370E37">
            <w:fldChar w:fldCharType="end"/>
          </w:r>
        </w:p>
        <w:p w14:paraId="178173C9"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138" w:author="Ines" w:date="2022-06-09T10:07:00Z">
                <w:rPr>
                  <w:rFonts w:ascii="Calibri" w:eastAsia="Calibri" w:hAnsi="Calibri" w:cs="Calibri"/>
                  <w:color w:val="000000"/>
                  <w:sz w:val="22"/>
                  <w:szCs w:val="22"/>
                </w:rPr>
              </w:rPrChange>
            </w:rPr>
          </w:pPr>
          <w:r>
            <w:fldChar w:fldCharType="end"/>
          </w:r>
          <w:r w:rsidRPr="00A44348">
            <w:rPr>
              <w:color w:val="000000"/>
              <w:lang w:val="pt-BR"/>
              <w:rPrChange w:id="139" w:author="Ines" w:date="2022-06-09T10:07:00Z">
                <w:rPr>
                  <w:color w:val="000000"/>
                </w:rPr>
              </w:rPrChange>
            </w:rPr>
            <w:t>2.2.3</w:t>
          </w:r>
          <w:r w:rsidRPr="00A44348">
            <w:rPr>
              <w:rFonts w:ascii="Calibri" w:eastAsia="Calibri" w:hAnsi="Calibri" w:cs="Calibri"/>
              <w:color w:val="000000"/>
              <w:sz w:val="22"/>
              <w:szCs w:val="22"/>
              <w:lang w:val="pt-BR"/>
              <w:rPrChange w:id="140" w:author="Ines" w:date="2022-06-09T10:07:00Z">
                <w:rPr>
                  <w:rFonts w:ascii="Calibri" w:eastAsia="Calibri" w:hAnsi="Calibri" w:cs="Calibri"/>
                  <w:color w:val="000000"/>
                  <w:sz w:val="22"/>
                  <w:szCs w:val="22"/>
                </w:rPr>
              </w:rPrChange>
            </w:rPr>
            <w:tab/>
          </w:r>
          <w:r w:rsidRPr="00A44348">
            <w:rPr>
              <w:color w:val="000000"/>
              <w:lang w:val="pt-BR"/>
              <w:rPrChange w:id="141" w:author="Ines" w:date="2022-06-09T10:07:00Z">
                <w:rPr>
                  <w:color w:val="000000"/>
                </w:rPr>
              </w:rPrChange>
            </w:rPr>
            <w:t>Generalizacão dos Atores</w:t>
          </w:r>
          <w:r w:rsidRPr="00A44348">
            <w:rPr>
              <w:color w:val="000000"/>
              <w:lang w:val="pt-BR"/>
              <w:rPrChange w:id="142" w:author="Ines" w:date="2022-06-09T10:07:00Z">
                <w:rPr>
                  <w:color w:val="000000"/>
                </w:rPr>
              </w:rPrChange>
            </w:rPr>
            <w:tab/>
          </w:r>
          <w:r>
            <w:fldChar w:fldCharType="begin"/>
          </w:r>
          <w:r w:rsidRPr="00A44348">
            <w:rPr>
              <w:lang w:val="pt-BR"/>
              <w:rPrChange w:id="143" w:author="Ines" w:date="2022-06-09T10:07:00Z">
                <w:rPr/>
              </w:rPrChange>
            </w:rPr>
            <w:instrText xml:space="preserve"> PAGEREF _heading=h.35nkun2 \h </w:instrText>
          </w:r>
          <w:r>
            <w:fldChar w:fldCharType="separate"/>
          </w:r>
          <w:r w:rsidRPr="00A44348">
            <w:rPr>
              <w:color w:val="000000"/>
              <w:lang w:val="pt-BR"/>
              <w:rPrChange w:id="144" w:author="Ines" w:date="2022-06-09T10:07:00Z">
                <w:rPr>
                  <w:color w:val="000000"/>
                </w:rPr>
              </w:rPrChange>
            </w:rPr>
            <w:t>7</w:t>
          </w:r>
          <w:r w:rsidR="00370E37">
            <w:fldChar w:fldCharType="begin"/>
          </w:r>
          <w:r w:rsidR="00370E37" w:rsidRPr="00A44348">
            <w:rPr>
              <w:lang w:val="pt-BR"/>
              <w:rPrChange w:id="145" w:author="Ines" w:date="2022-06-09T10:07:00Z">
                <w:rPr/>
              </w:rPrChange>
            </w:rPr>
            <w:instrText xml:space="preserve"> HYPERLINK \l "_heading=h.35nkun2" </w:instrText>
          </w:r>
          <w:r w:rsidR="00370E37">
            <w:fldChar w:fldCharType="separate"/>
          </w:r>
          <w:r w:rsidR="00370E37">
            <w:fldChar w:fldCharType="end"/>
          </w:r>
        </w:p>
        <w:p w14:paraId="5C43B37E"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146" w:author="Ines" w:date="2022-06-09T10:07:00Z">
                <w:rPr>
                  <w:rFonts w:ascii="Calibri" w:eastAsia="Calibri" w:hAnsi="Calibri" w:cs="Calibri"/>
                  <w:color w:val="000000"/>
                  <w:sz w:val="22"/>
                  <w:szCs w:val="22"/>
                </w:rPr>
              </w:rPrChange>
            </w:rPr>
          </w:pPr>
          <w:r>
            <w:fldChar w:fldCharType="end"/>
          </w:r>
          <w:r w:rsidRPr="00A44348">
            <w:rPr>
              <w:color w:val="000000"/>
              <w:lang w:val="pt-BR"/>
              <w:rPrChange w:id="147" w:author="Ines" w:date="2022-06-09T10:07:00Z">
                <w:rPr>
                  <w:color w:val="000000"/>
                </w:rPr>
              </w:rPrChange>
            </w:rPr>
            <w:t>2.2.4</w:t>
          </w:r>
          <w:r w:rsidRPr="00A44348">
            <w:rPr>
              <w:rFonts w:ascii="Calibri" w:eastAsia="Calibri" w:hAnsi="Calibri" w:cs="Calibri"/>
              <w:color w:val="000000"/>
              <w:sz w:val="22"/>
              <w:szCs w:val="22"/>
              <w:lang w:val="pt-BR"/>
              <w:rPrChange w:id="148" w:author="Ines" w:date="2022-06-09T10:07:00Z">
                <w:rPr>
                  <w:rFonts w:ascii="Calibri" w:eastAsia="Calibri" w:hAnsi="Calibri" w:cs="Calibri"/>
                  <w:color w:val="000000"/>
                  <w:sz w:val="22"/>
                  <w:szCs w:val="22"/>
                </w:rPr>
              </w:rPrChange>
            </w:rPr>
            <w:tab/>
          </w:r>
          <w:r w:rsidRPr="00A44348">
            <w:rPr>
              <w:color w:val="000000"/>
              <w:lang w:val="pt-BR"/>
              <w:rPrChange w:id="149" w:author="Ines" w:date="2022-06-09T10:07:00Z">
                <w:rPr>
                  <w:color w:val="000000"/>
                </w:rPr>
              </w:rPrChange>
            </w:rPr>
            <w:t>Descricão dos Atores</w:t>
          </w:r>
          <w:r w:rsidRPr="00A44348">
            <w:rPr>
              <w:color w:val="000000"/>
              <w:lang w:val="pt-BR"/>
              <w:rPrChange w:id="150" w:author="Ines" w:date="2022-06-09T10:07:00Z">
                <w:rPr>
                  <w:color w:val="000000"/>
                </w:rPr>
              </w:rPrChange>
            </w:rPr>
            <w:tab/>
          </w:r>
          <w:r>
            <w:fldChar w:fldCharType="begin"/>
          </w:r>
          <w:r w:rsidRPr="00A44348">
            <w:rPr>
              <w:lang w:val="pt-BR"/>
              <w:rPrChange w:id="151" w:author="Ines" w:date="2022-06-09T10:07:00Z">
                <w:rPr/>
              </w:rPrChange>
            </w:rPr>
            <w:instrText xml:space="preserve"> PAGEREF _heading=h.1ksv4uv \h </w:instrText>
          </w:r>
          <w:r>
            <w:fldChar w:fldCharType="separate"/>
          </w:r>
          <w:r w:rsidRPr="00A44348">
            <w:rPr>
              <w:color w:val="000000"/>
              <w:lang w:val="pt-BR"/>
              <w:rPrChange w:id="152" w:author="Ines" w:date="2022-06-09T10:07:00Z">
                <w:rPr>
                  <w:color w:val="000000"/>
                </w:rPr>
              </w:rPrChange>
            </w:rPr>
            <w:t>7</w:t>
          </w:r>
          <w:r w:rsidR="00370E37">
            <w:fldChar w:fldCharType="begin"/>
          </w:r>
          <w:r w:rsidR="00370E37" w:rsidRPr="00A44348">
            <w:rPr>
              <w:lang w:val="pt-BR"/>
              <w:rPrChange w:id="153" w:author="Ines" w:date="2022-06-09T10:07:00Z">
                <w:rPr/>
              </w:rPrChange>
            </w:rPr>
            <w:instrText xml:space="preserve"> HYPERLINK \l "_heading=h.1ksv4uv" </w:instrText>
          </w:r>
          <w:r w:rsidR="00370E37">
            <w:fldChar w:fldCharType="separate"/>
          </w:r>
          <w:r w:rsidR="00370E37">
            <w:fldChar w:fldCharType="end"/>
          </w:r>
        </w:p>
        <w:p w14:paraId="2C49E1EF" w14:textId="77777777" w:rsidR="00341B5B" w:rsidRPr="00A44348" w:rsidRDefault="003E6BDD">
          <w:pPr>
            <w:pBdr>
              <w:top w:val="nil"/>
              <w:left w:val="nil"/>
              <w:bottom w:val="nil"/>
              <w:right w:val="nil"/>
              <w:between w:val="nil"/>
            </w:pBdr>
            <w:tabs>
              <w:tab w:val="right" w:pos="9360"/>
              <w:tab w:val="left" w:pos="432"/>
            </w:tabs>
            <w:spacing w:before="240" w:after="60" w:line="240" w:lineRule="auto"/>
            <w:ind w:right="720"/>
            <w:rPr>
              <w:rFonts w:ascii="Calibri" w:eastAsia="Calibri" w:hAnsi="Calibri" w:cs="Calibri"/>
              <w:color w:val="000000"/>
              <w:sz w:val="22"/>
              <w:szCs w:val="22"/>
              <w:lang w:val="pt-BR"/>
              <w:rPrChange w:id="154" w:author="Ines" w:date="2022-06-09T10:07:00Z">
                <w:rPr>
                  <w:rFonts w:ascii="Calibri" w:eastAsia="Calibri" w:hAnsi="Calibri" w:cs="Calibri"/>
                  <w:color w:val="000000"/>
                  <w:sz w:val="22"/>
                  <w:szCs w:val="22"/>
                </w:rPr>
              </w:rPrChange>
            </w:rPr>
          </w:pPr>
          <w:r>
            <w:fldChar w:fldCharType="end"/>
          </w:r>
          <w:r w:rsidRPr="00A44348">
            <w:rPr>
              <w:color w:val="000000"/>
              <w:lang w:val="pt-BR"/>
              <w:rPrChange w:id="155" w:author="Ines" w:date="2022-06-09T10:07:00Z">
                <w:rPr>
                  <w:color w:val="000000"/>
                </w:rPr>
              </w:rPrChange>
            </w:rPr>
            <w:t>3.</w:t>
          </w:r>
          <w:r w:rsidRPr="00A44348">
            <w:rPr>
              <w:rFonts w:ascii="Calibri" w:eastAsia="Calibri" w:hAnsi="Calibri" w:cs="Calibri"/>
              <w:color w:val="000000"/>
              <w:sz w:val="22"/>
              <w:szCs w:val="22"/>
              <w:lang w:val="pt-BR"/>
              <w:rPrChange w:id="156" w:author="Ines" w:date="2022-06-09T10:07:00Z">
                <w:rPr>
                  <w:rFonts w:ascii="Calibri" w:eastAsia="Calibri" w:hAnsi="Calibri" w:cs="Calibri"/>
                  <w:color w:val="000000"/>
                  <w:sz w:val="22"/>
                  <w:szCs w:val="22"/>
                </w:rPr>
              </w:rPrChange>
            </w:rPr>
            <w:tab/>
          </w:r>
          <w:r w:rsidRPr="00A44348">
            <w:rPr>
              <w:color w:val="000000"/>
              <w:lang w:val="pt-BR"/>
              <w:rPrChange w:id="157" w:author="Ines" w:date="2022-06-09T10:07:00Z">
                <w:rPr>
                  <w:color w:val="000000"/>
                </w:rPr>
              </w:rPrChange>
            </w:rPr>
            <w:t>Definições e Siglas</w:t>
          </w:r>
          <w:r w:rsidRPr="00A44348">
            <w:rPr>
              <w:color w:val="000000"/>
              <w:lang w:val="pt-BR"/>
              <w:rPrChange w:id="158" w:author="Ines" w:date="2022-06-09T10:07:00Z">
                <w:rPr>
                  <w:color w:val="000000"/>
                </w:rPr>
              </w:rPrChange>
            </w:rPr>
            <w:tab/>
          </w:r>
          <w:r>
            <w:fldChar w:fldCharType="begin"/>
          </w:r>
          <w:r w:rsidRPr="00A44348">
            <w:rPr>
              <w:lang w:val="pt-BR"/>
              <w:rPrChange w:id="159" w:author="Ines" w:date="2022-06-09T10:07:00Z">
                <w:rPr/>
              </w:rPrChange>
            </w:rPr>
            <w:instrText xml:space="preserve"> PAGEREF _heading=h.44sinio \h </w:instrText>
          </w:r>
          <w:r>
            <w:fldChar w:fldCharType="separate"/>
          </w:r>
          <w:r w:rsidRPr="00A44348">
            <w:rPr>
              <w:color w:val="000000"/>
              <w:lang w:val="pt-BR"/>
              <w:rPrChange w:id="160" w:author="Ines" w:date="2022-06-09T10:07:00Z">
                <w:rPr>
                  <w:color w:val="000000"/>
                </w:rPr>
              </w:rPrChange>
            </w:rPr>
            <w:t>9</w:t>
          </w:r>
          <w:r w:rsidR="00370E37">
            <w:fldChar w:fldCharType="begin"/>
          </w:r>
          <w:r w:rsidR="00370E37" w:rsidRPr="00A44348">
            <w:rPr>
              <w:lang w:val="pt-BR"/>
              <w:rPrChange w:id="161" w:author="Ines" w:date="2022-06-09T10:07:00Z">
                <w:rPr/>
              </w:rPrChange>
            </w:rPr>
            <w:instrText xml:space="preserve"> HYPERLINK \l "_heading=h.44sinio" </w:instrText>
          </w:r>
          <w:r w:rsidR="00370E37">
            <w:fldChar w:fldCharType="separate"/>
          </w:r>
          <w:r w:rsidR="00370E37">
            <w:fldChar w:fldCharType="end"/>
          </w:r>
        </w:p>
        <w:p w14:paraId="296D5CA7" w14:textId="77777777" w:rsidR="00341B5B" w:rsidRPr="00A44348" w:rsidRDefault="003E6BDD">
          <w:pPr>
            <w:pBdr>
              <w:top w:val="nil"/>
              <w:left w:val="nil"/>
              <w:bottom w:val="nil"/>
              <w:right w:val="nil"/>
              <w:between w:val="nil"/>
            </w:pBdr>
            <w:tabs>
              <w:tab w:val="right" w:pos="9360"/>
              <w:tab w:val="left" w:pos="432"/>
            </w:tabs>
            <w:spacing w:before="240" w:after="60" w:line="240" w:lineRule="auto"/>
            <w:ind w:right="720"/>
            <w:rPr>
              <w:rFonts w:ascii="Calibri" w:eastAsia="Calibri" w:hAnsi="Calibri" w:cs="Calibri"/>
              <w:color w:val="000000"/>
              <w:sz w:val="22"/>
              <w:szCs w:val="22"/>
              <w:lang w:val="pt-BR"/>
              <w:rPrChange w:id="162" w:author="Ines" w:date="2022-06-09T10:07:00Z">
                <w:rPr>
                  <w:rFonts w:ascii="Calibri" w:eastAsia="Calibri" w:hAnsi="Calibri" w:cs="Calibri"/>
                  <w:color w:val="000000"/>
                  <w:sz w:val="22"/>
                  <w:szCs w:val="22"/>
                </w:rPr>
              </w:rPrChange>
            </w:rPr>
          </w:pPr>
          <w:r>
            <w:fldChar w:fldCharType="end"/>
          </w:r>
          <w:r w:rsidRPr="00A44348">
            <w:rPr>
              <w:color w:val="000000"/>
              <w:lang w:val="pt-BR"/>
              <w:rPrChange w:id="163" w:author="Ines" w:date="2022-06-09T10:07:00Z">
                <w:rPr>
                  <w:color w:val="000000"/>
                </w:rPr>
              </w:rPrChange>
            </w:rPr>
            <w:t>4.</w:t>
          </w:r>
          <w:r w:rsidRPr="00A44348">
            <w:rPr>
              <w:rFonts w:ascii="Calibri" w:eastAsia="Calibri" w:hAnsi="Calibri" w:cs="Calibri"/>
              <w:color w:val="000000"/>
              <w:sz w:val="22"/>
              <w:szCs w:val="22"/>
              <w:lang w:val="pt-BR"/>
              <w:rPrChange w:id="164" w:author="Ines" w:date="2022-06-09T10:07:00Z">
                <w:rPr>
                  <w:rFonts w:ascii="Calibri" w:eastAsia="Calibri" w:hAnsi="Calibri" w:cs="Calibri"/>
                  <w:color w:val="000000"/>
                  <w:sz w:val="22"/>
                  <w:szCs w:val="22"/>
                </w:rPr>
              </w:rPrChange>
            </w:rPr>
            <w:tab/>
          </w:r>
          <w:r w:rsidRPr="00A44348">
            <w:rPr>
              <w:color w:val="000000"/>
              <w:lang w:val="pt-BR"/>
              <w:rPrChange w:id="165" w:author="Ines" w:date="2022-06-09T10:07:00Z">
                <w:rPr>
                  <w:color w:val="000000"/>
                </w:rPr>
              </w:rPrChange>
            </w:rPr>
            <w:t xml:space="preserve">Requisitos de Interface </w:t>
          </w:r>
          <w:r w:rsidRPr="00A44348">
            <w:rPr>
              <w:color w:val="FF0000"/>
              <w:lang w:val="pt-BR"/>
              <w:rPrChange w:id="166" w:author="Ines" w:date="2022-06-09T10:07:00Z">
                <w:rPr>
                  <w:color w:val="FF0000"/>
                </w:rPr>
              </w:rPrChange>
            </w:rPr>
            <w:t>(Storyboards?)</w:t>
          </w:r>
          <w:r w:rsidRPr="00A44348">
            <w:rPr>
              <w:color w:val="000000"/>
              <w:lang w:val="pt-BR"/>
              <w:rPrChange w:id="167" w:author="Ines" w:date="2022-06-09T10:07:00Z">
                <w:rPr>
                  <w:color w:val="000000"/>
                </w:rPr>
              </w:rPrChange>
            </w:rPr>
            <w:tab/>
          </w:r>
          <w:r>
            <w:fldChar w:fldCharType="begin"/>
          </w:r>
          <w:r w:rsidRPr="00A44348">
            <w:rPr>
              <w:lang w:val="pt-BR"/>
              <w:rPrChange w:id="168" w:author="Ines" w:date="2022-06-09T10:07:00Z">
                <w:rPr/>
              </w:rPrChange>
            </w:rPr>
            <w:instrText xml:space="preserve"> PAGEREF _heading=h.2jxsxqh \h </w:instrText>
          </w:r>
          <w:r>
            <w:fldChar w:fldCharType="separate"/>
          </w:r>
          <w:r w:rsidRPr="00A44348">
            <w:rPr>
              <w:color w:val="000000"/>
              <w:lang w:val="pt-BR"/>
              <w:rPrChange w:id="169" w:author="Ines" w:date="2022-06-09T10:07:00Z">
                <w:rPr>
                  <w:color w:val="000000"/>
                </w:rPr>
              </w:rPrChange>
            </w:rPr>
            <w:t>9</w:t>
          </w:r>
          <w:r w:rsidR="00370E37">
            <w:fldChar w:fldCharType="begin"/>
          </w:r>
          <w:r w:rsidR="00370E37" w:rsidRPr="00A44348">
            <w:rPr>
              <w:lang w:val="pt-BR"/>
              <w:rPrChange w:id="170" w:author="Ines" w:date="2022-06-09T10:07:00Z">
                <w:rPr/>
              </w:rPrChange>
            </w:rPr>
            <w:instrText xml:space="preserve"> HYPERLINK \l "_heading=h.2jxsxqh" </w:instrText>
          </w:r>
          <w:r w:rsidR="00370E37">
            <w:fldChar w:fldCharType="separate"/>
          </w:r>
          <w:r w:rsidR="00370E37">
            <w:fldChar w:fldCharType="end"/>
          </w:r>
        </w:p>
        <w:p w14:paraId="63882970"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171" w:author="Ines" w:date="2022-06-09T10:07:00Z">
                <w:rPr>
                  <w:rFonts w:ascii="Calibri" w:eastAsia="Calibri" w:hAnsi="Calibri" w:cs="Calibri"/>
                  <w:color w:val="000000"/>
                  <w:sz w:val="22"/>
                  <w:szCs w:val="22"/>
                </w:rPr>
              </w:rPrChange>
            </w:rPr>
          </w:pPr>
          <w:r>
            <w:fldChar w:fldCharType="end"/>
          </w:r>
          <w:r w:rsidRPr="00A44348">
            <w:rPr>
              <w:color w:val="0070C0"/>
              <w:lang w:val="pt-BR"/>
              <w:rPrChange w:id="172" w:author="Ines" w:date="2022-06-09T10:07:00Z">
                <w:rPr>
                  <w:color w:val="0070C0"/>
                </w:rPr>
              </w:rPrChange>
            </w:rPr>
            <w:t>4.1</w:t>
          </w:r>
          <w:r w:rsidRPr="00A44348">
            <w:rPr>
              <w:rFonts w:ascii="Calibri" w:eastAsia="Calibri" w:hAnsi="Calibri" w:cs="Calibri"/>
              <w:color w:val="000000"/>
              <w:sz w:val="22"/>
              <w:szCs w:val="22"/>
              <w:lang w:val="pt-BR"/>
              <w:rPrChange w:id="173" w:author="Ines" w:date="2022-06-09T10:07:00Z">
                <w:rPr>
                  <w:rFonts w:ascii="Calibri" w:eastAsia="Calibri" w:hAnsi="Calibri" w:cs="Calibri"/>
                  <w:color w:val="000000"/>
                  <w:sz w:val="22"/>
                  <w:szCs w:val="22"/>
                </w:rPr>
              </w:rPrChange>
            </w:rPr>
            <w:tab/>
          </w:r>
          <w:r w:rsidRPr="00A44348">
            <w:rPr>
              <w:color w:val="0070C0"/>
              <w:lang w:val="pt-BR"/>
              <w:rPrChange w:id="174" w:author="Ines" w:date="2022-06-09T10:07:00Z">
                <w:rPr>
                  <w:color w:val="0070C0"/>
                </w:rPr>
              </w:rPrChange>
            </w:rPr>
            <w:t>Interfaces de Usuário (GUIs)</w:t>
          </w:r>
          <w:r w:rsidRPr="00A44348">
            <w:rPr>
              <w:color w:val="000000"/>
              <w:lang w:val="pt-BR"/>
              <w:rPrChange w:id="175" w:author="Ines" w:date="2022-06-09T10:07:00Z">
                <w:rPr>
                  <w:color w:val="000000"/>
                </w:rPr>
              </w:rPrChange>
            </w:rPr>
            <w:tab/>
          </w:r>
          <w:r>
            <w:fldChar w:fldCharType="begin"/>
          </w:r>
          <w:r w:rsidRPr="00A44348">
            <w:rPr>
              <w:lang w:val="pt-BR"/>
              <w:rPrChange w:id="176" w:author="Ines" w:date="2022-06-09T10:07:00Z">
                <w:rPr/>
              </w:rPrChange>
            </w:rPr>
            <w:instrText xml:space="preserve"> PAGEREF _heading=h.z337ya \h </w:instrText>
          </w:r>
          <w:r>
            <w:fldChar w:fldCharType="separate"/>
          </w:r>
          <w:r w:rsidRPr="00A44348">
            <w:rPr>
              <w:color w:val="000000"/>
              <w:lang w:val="pt-BR"/>
              <w:rPrChange w:id="177" w:author="Ines" w:date="2022-06-09T10:07:00Z">
                <w:rPr>
                  <w:color w:val="000000"/>
                </w:rPr>
              </w:rPrChange>
            </w:rPr>
            <w:t>9</w:t>
          </w:r>
          <w:r w:rsidR="00370E37">
            <w:fldChar w:fldCharType="begin"/>
          </w:r>
          <w:r w:rsidR="00370E37" w:rsidRPr="00A44348">
            <w:rPr>
              <w:lang w:val="pt-BR"/>
              <w:rPrChange w:id="178" w:author="Ines" w:date="2022-06-09T10:07:00Z">
                <w:rPr/>
              </w:rPrChange>
            </w:rPr>
            <w:instrText xml:space="preserve"> HYPERLINK \l "_heading=h.z337ya" </w:instrText>
          </w:r>
          <w:r w:rsidR="00370E37">
            <w:fldChar w:fldCharType="separate"/>
          </w:r>
          <w:r w:rsidR="00370E37">
            <w:fldChar w:fldCharType="end"/>
          </w:r>
        </w:p>
        <w:p w14:paraId="79AAA56B"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179" w:author="Ines" w:date="2022-06-09T10:07:00Z">
                <w:rPr>
                  <w:rFonts w:ascii="Calibri" w:eastAsia="Calibri" w:hAnsi="Calibri" w:cs="Calibri"/>
                  <w:color w:val="000000"/>
                  <w:sz w:val="22"/>
                  <w:szCs w:val="22"/>
                </w:rPr>
              </w:rPrChange>
            </w:rPr>
          </w:pPr>
          <w:r>
            <w:fldChar w:fldCharType="end"/>
          </w:r>
          <w:r w:rsidRPr="00A44348">
            <w:rPr>
              <w:color w:val="0070C0"/>
              <w:lang w:val="pt-BR"/>
              <w:rPrChange w:id="180" w:author="Ines" w:date="2022-06-09T10:07:00Z">
                <w:rPr>
                  <w:color w:val="0070C0"/>
                </w:rPr>
              </w:rPrChange>
            </w:rPr>
            <w:t>4.1.1</w:t>
          </w:r>
          <w:r w:rsidRPr="00A44348">
            <w:rPr>
              <w:rFonts w:ascii="Calibri" w:eastAsia="Calibri" w:hAnsi="Calibri" w:cs="Calibri"/>
              <w:color w:val="000000"/>
              <w:sz w:val="22"/>
              <w:szCs w:val="22"/>
              <w:lang w:val="pt-BR"/>
              <w:rPrChange w:id="181" w:author="Ines" w:date="2022-06-09T10:07:00Z">
                <w:rPr>
                  <w:rFonts w:ascii="Calibri" w:eastAsia="Calibri" w:hAnsi="Calibri" w:cs="Calibri"/>
                  <w:color w:val="000000"/>
                  <w:sz w:val="22"/>
                  <w:szCs w:val="22"/>
                </w:rPr>
              </w:rPrChange>
            </w:rPr>
            <w:tab/>
          </w:r>
          <w:r w:rsidRPr="00A44348">
            <w:rPr>
              <w:color w:val="0070C0"/>
              <w:lang w:val="pt-BR"/>
              <w:rPrChange w:id="182" w:author="Ines" w:date="2022-06-09T10:07:00Z">
                <w:rPr>
                  <w:color w:val="0070C0"/>
                </w:rPr>
              </w:rPrChange>
            </w:rPr>
            <w:t>Janela Principal</w:t>
          </w:r>
          <w:r w:rsidRPr="00A44348">
            <w:rPr>
              <w:color w:val="000000"/>
              <w:lang w:val="pt-BR"/>
              <w:rPrChange w:id="183" w:author="Ines" w:date="2022-06-09T10:07:00Z">
                <w:rPr>
                  <w:color w:val="000000"/>
                </w:rPr>
              </w:rPrChange>
            </w:rPr>
            <w:tab/>
          </w:r>
          <w:r>
            <w:fldChar w:fldCharType="begin"/>
          </w:r>
          <w:r w:rsidRPr="00A44348">
            <w:rPr>
              <w:lang w:val="pt-BR"/>
              <w:rPrChange w:id="184" w:author="Ines" w:date="2022-06-09T10:07:00Z">
                <w:rPr/>
              </w:rPrChange>
            </w:rPr>
            <w:instrText xml:space="preserve"> PAGEREF _heading=h.3j2qqm3 \h </w:instrText>
          </w:r>
          <w:r>
            <w:fldChar w:fldCharType="separate"/>
          </w:r>
          <w:r w:rsidRPr="00A44348">
            <w:rPr>
              <w:color w:val="000000"/>
              <w:lang w:val="pt-BR"/>
              <w:rPrChange w:id="185" w:author="Ines" w:date="2022-06-09T10:07:00Z">
                <w:rPr>
                  <w:color w:val="000000"/>
                </w:rPr>
              </w:rPrChange>
            </w:rPr>
            <w:t>10</w:t>
          </w:r>
          <w:r w:rsidR="00370E37">
            <w:fldChar w:fldCharType="begin"/>
          </w:r>
          <w:r w:rsidR="00370E37" w:rsidRPr="00A44348">
            <w:rPr>
              <w:lang w:val="pt-BR"/>
              <w:rPrChange w:id="186" w:author="Ines" w:date="2022-06-09T10:07:00Z">
                <w:rPr/>
              </w:rPrChange>
            </w:rPr>
            <w:instrText xml:space="preserve"> HYPERLINK \l "_heading=h.3j2qqm3" </w:instrText>
          </w:r>
          <w:r w:rsidR="00370E37">
            <w:fldChar w:fldCharType="separate"/>
          </w:r>
          <w:r w:rsidR="00370E37">
            <w:fldChar w:fldCharType="end"/>
          </w:r>
        </w:p>
        <w:p w14:paraId="2299041E"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187" w:author="Ines" w:date="2022-06-09T10:07:00Z">
                <w:rPr>
                  <w:rFonts w:ascii="Calibri" w:eastAsia="Calibri" w:hAnsi="Calibri" w:cs="Calibri"/>
                  <w:color w:val="000000"/>
                  <w:sz w:val="22"/>
                  <w:szCs w:val="22"/>
                </w:rPr>
              </w:rPrChange>
            </w:rPr>
          </w:pPr>
          <w:r>
            <w:fldChar w:fldCharType="end"/>
          </w:r>
          <w:r w:rsidRPr="00A44348">
            <w:rPr>
              <w:color w:val="0070C0"/>
              <w:lang w:val="pt-BR"/>
              <w:rPrChange w:id="188" w:author="Ines" w:date="2022-06-09T10:07:00Z">
                <w:rPr>
                  <w:color w:val="0070C0"/>
                </w:rPr>
              </w:rPrChange>
            </w:rPr>
            <w:t>4.2</w:t>
          </w:r>
          <w:r w:rsidRPr="00A44348">
            <w:rPr>
              <w:rFonts w:ascii="Calibri" w:eastAsia="Calibri" w:hAnsi="Calibri" w:cs="Calibri"/>
              <w:color w:val="000000"/>
              <w:sz w:val="22"/>
              <w:szCs w:val="22"/>
              <w:lang w:val="pt-BR"/>
              <w:rPrChange w:id="189" w:author="Ines" w:date="2022-06-09T10:07:00Z">
                <w:rPr>
                  <w:rFonts w:ascii="Calibri" w:eastAsia="Calibri" w:hAnsi="Calibri" w:cs="Calibri"/>
                  <w:color w:val="000000"/>
                  <w:sz w:val="22"/>
                  <w:szCs w:val="22"/>
                </w:rPr>
              </w:rPrChange>
            </w:rPr>
            <w:tab/>
          </w:r>
          <w:r w:rsidRPr="00A44348">
            <w:rPr>
              <w:color w:val="0070C0"/>
              <w:lang w:val="pt-BR"/>
              <w:rPrChange w:id="190" w:author="Ines" w:date="2022-06-09T10:07:00Z">
                <w:rPr>
                  <w:color w:val="0070C0"/>
                </w:rPr>
              </w:rPrChange>
            </w:rPr>
            <w:t>Interfaces de Hardware</w:t>
          </w:r>
          <w:r w:rsidRPr="00A44348">
            <w:rPr>
              <w:color w:val="000000"/>
              <w:lang w:val="pt-BR"/>
              <w:rPrChange w:id="191" w:author="Ines" w:date="2022-06-09T10:07:00Z">
                <w:rPr>
                  <w:color w:val="000000"/>
                </w:rPr>
              </w:rPrChange>
            </w:rPr>
            <w:tab/>
          </w:r>
          <w:r>
            <w:fldChar w:fldCharType="begin"/>
          </w:r>
          <w:r w:rsidRPr="00A44348">
            <w:rPr>
              <w:lang w:val="pt-BR"/>
              <w:rPrChange w:id="192" w:author="Ines" w:date="2022-06-09T10:07:00Z">
                <w:rPr/>
              </w:rPrChange>
            </w:rPr>
            <w:instrText xml:space="preserve"> PAGEREF _heading=h.4i7ojhp \h </w:instrText>
          </w:r>
          <w:r>
            <w:fldChar w:fldCharType="separate"/>
          </w:r>
          <w:r w:rsidRPr="00A44348">
            <w:rPr>
              <w:color w:val="000000"/>
              <w:lang w:val="pt-BR"/>
              <w:rPrChange w:id="193" w:author="Ines" w:date="2022-06-09T10:07:00Z">
                <w:rPr>
                  <w:color w:val="000000"/>
                </w:rPr>
              </w:rPrChange>
            </w:rPr>
            <w:t>11</w:t>
          </w:r>
          <w:r w:rsidR="00370E37">
            <w:fldChar w:fldCharType="begin"/>
          </w:r>
          <w:r w:rsidR="00370E37" w:rsidRPr="00A44348">
            <w:rPr>
              <w:lang w:val="pt-BR"/>
              <w:rPrChange w:id="194" w:author="Ines" w:date="2022-06-09T10:07:00Z">
                <w:rPr/>
              </w:rPrChange>
            </w:rPr>
            <w:instrText xml:space="preserve"> HYPERLINK \l "_heading=h.4i7ojhp" </w:instrText>
          </w:r>
          <w:r w:rsidR="00370E37">
            <w:fldChar w:fldCharType="separate"/>
          </w:r>
          <w:r w:rsidR="00370E37">
            <w:fldChar w:fldCharType="end"/>
          </w:r>
        </w:p>
        <w:p w14:paraId="633FAB51"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195" w:author="Ines" w:date="2022-06-09T10:07:00Z">
                <w:rPr>
                  <w:rFonts w:ascii="Calibri" w:eastAsia="Calibri" w:hAnsi="Calibri" w:cs="Calibri"/>
                  <w:color w:val="000000"/>
                  <w:sz w:val="22"/>
                  <w:szCs w:val="22"/>
                </w:rPr>
              </w:rPrChange>
            </w:rPr>
          </w:pPr>
          <w:r>
            <w:fldChar w:fldCharType="end"/>
          </w:r>
          <w:r w:rsidRPr="00A44348">
            <w:rPr>
              <w:color w:val="0070C0"/>
              <w:lang w:val="pt-BR"/>
              <w:rPrChange w:id="196" w:author="Ines" w:date="2022-06-09T10:07:00Z">
                <w:rPr>
                  <w:color w:val="0070C0"/>
                </w:rPr>
              </w:rPrChange>
            </w:rPr>
            <w:t>4.2.1</w:t>
          </w:r>
          <w:r w:rsidRPr="00A44348">
            <w:rPr>
              <w:rFonts w:ascii="Calibri" w:eastAsia="Calibri" w:hAnsi="Calibri" w:cs="Calibri"/>
              <w:color w:val="000000"/>
              <w:sz w:val="22"/>
              <w:szCs w:val="22"/>
              <w:lang w:val="pt-BR"/>
              <w:rPrChange w:id="197" w:author="Ines" w:date="2022-06-09T10:07:00Z">
                <w:rPr>
                  <w:rFonts w:ascii="Calibri" w:eastAsia="Calibri" w:hAnsi="Calibri" w:cs="Calibri"/>
                  <w:color w:val="000000"/>
                  <w:sz w:val="22"/>
                  <w:szCs w:val="22"/>
                </w:rPr>
              </w:rPrChange>
            </w:rPr>
            <w:tab/>
          </w:r>
          <w:r w:rsidRPr="00A44348">
            <w:rPr>
              <w:color w:val="0070C0"/>
              <w:lang w:val="pt-BR"/>
              <w:rPrChange w:id="198" w:author="Ines" w:date="2022-06-09T10:07:00Z">
                <w:rPr>
                  <w:color w:val="0070C0"/>
                </w:rPr>
              </w:rPrChange>
            </w:rPr>
            <w:t>Interface com o Servidor de Documentos</w:t>
          </w:r>
          <w:r w:rsidRPr="00A44348">
            <w:rPr>
              <w:color w:val="000000"/>
              <w:lang w:val="pt-BR"/>
              <w:rPrChange w:id="199" w:author="Ines" w:date="2022-06-09T10:07:00Z">
                <w:rPr>
                  <w:color w:val="000000"/>
                </w:rPr>
              </w:rPrChange>
            </w:rPr>
            <w:tab/>
          </w:r>
          <w:r>
            <w:fldChar w:fldCharType="begin"/>
          </w:r>
          <w:r w:rsidRPr="00A44348">
            <w:rPr>
              <w:lang w:val="pt-BR"/>
              <w:rPrChange w:id="200" w:author="Ines" w:date="2022-06-09T10:07:00Z">
                <w:rPr/>
              </w:rPrChange>
            </w:rPr>
            <w:instrText xml:space="preserve"> PAGEREF _heading=h.2xcytpi \h </w:instrText>
          </w:r>
          <w:r>
            <w:fldChar w:fldCharType="separate"/>
          </w:r>
          <w:r w:rsidRPr="00A44348">
            <w:rPr>
              <w:color w:val="000000"/>
              <w:lang w:val="pt-BR"/>
              <w:rPrChange w:id="201" w:author="Ines" w:date="2022-06-09T10:07:00Z">
                <w:rPr>
                  <w:color w:val="000000"/>
                </w:rPr>
              </w:rPrChange>
            </w:rPr>
            <w:t>11</w:t>
          </w:r>
          <w:r w:rsidR="00370E37">
            <w:fldChar w:fldCharType="begin"/>
          </w:r>
          <w:r w:rsidR="00370E37" w:rsidRPr="00A44348">
            <w:rPr>
              <w:lang w:val="pt-BR"/>
              <w:rPrChange w:id="202" w:author="Ines" w:date="2022-06-09T10:07:00Z">
                <w:rPr/>
              </w:rPrChange>
            </w:rPr>
            <w:instrText xml:space="preserve"> HYPERLINK \l "_heading=h.2xcytpi" </w:instrText>
          </w:r>
          <w:r w:rsidR="00370E37">
            <w:fldChar w:fldCharType="separate"/>
          </w:r>
          <w:r w:rsidR="00370E37">
            <w:fldChar w:fldCharType="end"/>
          </w:r>
        </w:p>
        <w:p w14:paraId="1C9C3A04"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203" w:author="Ines" w:date="2022-06-09T10:07:00Z">
                <w:rPr>
                  <w:rFonts w:ascii="Calibri" w:eastAsia="Calibri" w:hAnsi="Calibri" w:cs="Calibri"/>
                  <w:color w:val="000000"/>
                  <w:sz w:val="22"/>
                  <w:szCs w:val="22"/>
                </w:rPr>
              </w:rPrChange>
            </w:rPr>
          </w:pPr>
          <w:r>
            <w:fldChar w:fldCharType="end"/>
          </w:r>
          <w:r w:rsidRPr="00A44348">
            <w:rPr>
              <w:color w:val="0070C0"/>
              <w:lang w:val="pt-BR"/>
              <w:rPrChange w:id="204" w:author="Ines" w:date="2022-06-09T10:07:00Z">
                <w:rPr>
                  <w:color w:val="0070C0"/>
                </w:rPr>
              </w:rPrChange>
            </w:rPr>
            <w:t>4.3</w:t>
          </w:r>
          <w:r w:rsidRPr="00A44348">
            <w:rPr>
              <w:rFonts w:ascii="Calibri" w:eastAsia="Calibri" w:hAnsi="Calibri" w:cs="Calibri"/>
              <w:color w:val="000000"/>
              <w:sz w:val="22"/>
              <w:szCs w:val="22"/>
              <w:lang w:val="pt-BR"/>
              <w:rPrChange w:id="205" w:author="Ines" w:date="2022-06-09T10:07:00Z">
                <w:rPr>
                  <w:rFonts w:ascii="Calibri" w:eastAsia="Calibri" w:hAnsi="Calibri" w:cs="Calibri"/>
                  <w:color w:val="000000"/>
                  <w:sz w:val="22"/>
                  <w:szCs w:val="22"/>
                </w:rPr>
              </w:rPrChange>
            </w:rPr>
            <w:tab/>
          </w:r>
          <w:r w:rsidRPr="00A44348">
            <w:rPr>
              <w:color w:val="0070C0"/>
              <w:lang w:val="pt-BR"/>
              <w:rPrChange w:id="206" w:author="Ines" w:date="2022-06-09T10:07:00Z">
                <w:rPr>
                  <w:color w:val="0070C0"/>
                </w:rPr>
              </w:rPrChange>
            </w:rPr>
            <w:t>Interfaces de Software</w:t>
          </w:r>
          <w:r w:rsidRPr="00A44348">
            <w:rPr>
              <w:color w:val="000000"/>
              <w:lang w:val="pt-BR"/>
              <w:rPrChange w:id="207" w:author="Ines" w:date="2022-06-09T10:07:00Z">
                <w:rPr>
                  <w:color w:val="000000"/>
                </w:rPr>
              </w:rPrChange>
            </w:rPr>
            <w:tab/>
          </w:r>
          <w:r>
            <w:fldChar w:fldCharType="begin"/>
          </w:r>
          <w:r w:rsidRPr="00A44348">
            <w:rPr>
              <w:lang w:val="pt-BR"/>
              <w:rPrChange w:id="208" w:author="Ines" w:date="2022-06-09T10:07:00Z">
                <w:rPr/>
              </w:rPrChange>
            </w:rPr>
            <w:instrText xml:space="preserve"> PAGEREF _heading=h.1ci93xb \h </w:instrText>
          </w:r>
          <w:r>
            <w:fldChar w:fldCharType="separate"/>
          </w:r>
          <w:r w:rsidRPr="00A44348">
            <w:rPr>
              <w:color w:val="000000"/>
              <w:lang w:val="pt-BR"/>
              <w:rPrChange w:id="209" w:author="Ines" w:date="2022-06-09T10:07:00Z">
                <w:rPr>
                  <w:color w:val="000000"/>
                </w:rPr>
              </w:rPrChange>
            </w:rPr>
            <w:t>12</w:t>
          </w:r>
          <w:r w:rsidR="00370E37">
            <w:fldChar w:fldCharType="begin"/>
          </w:r>
          <w:r w:rsidR="00370E37" w:rsidRPr="00A44348">
            <w:rPr>
              <w:lang w:val="pt-BR"/>
              <w:rPrChange w:id="210" w:author="Ines" w:date="2022-06-09T10:07:00Z">
                <w:rPr/>
              </w:rPrChange>
            </w:rPr>
            <w:instrText xml:space="preserve"> HYPERLINK \l "_heading=h.1ci93xb" </w:instrText>
          </w:r>
          <w:r w:rsidR="00370E37">
            <w:fldChar w:fldCharType="separate"/>
          </w:r>
          <w:r w:rsidR="00370E37">
            <w:fldChar w:fldCharType="end"/>
          </w:r>
        </w:p>
        <w:p w14:paraId="306A5B09" w14:textId="77777777" w:rsidR="00341B5B" w:rsidRPr="00A44348" w:rsidRDefault="003E6BDD">
          <w:pPr>
            <w:pBdr>
              <w:top w:val="nil"/>
              <w:left w:val="nil"/>
              <w:bottom w:val="nil"/>
              <w:right w:val="nil"/>
              <w:between w:val="nil"/>
            </w:pBdr>
            <w:tabs>
              <w:tab w:val="left" w:pos="1440"/>
              <w:tab w:val="right" w:pos="9360"/>
            </w:tabs>
            <w:spacing w:line="240" w:lineRule="auto"/>
            <w:ind w:left="864"/>
            <w:rPr>
              <w:rFonts w:ascii="Calibri" w:eastAsia="Calibri" w:hAnsi="Calibri" w:cs="Calibri"/>
              <w:color w:val="000000"/>
              <w:sz w:val="22"/>
              <w:szCs w:val="22"/>
              <w:lang w:val="pt-BR"/>
              <w:rPrChange w:id="211" w:author="Ines" w:date="2022-06-09T10:07:00Z">
                <w:rPr>
                  <w:rFonts w:ascii="Calibri" w:eastAsia="Calibri" w:hAnsi="Calibri" w:cs="Calibri"/>
                  <w:color w:val="000000"/>
                  <w:sz w:val="22"/>
                  <w:szCs w:val="22"/>
                </w:rPr>
              </w:rPrChange>
            </w:rPr>
          </w:pPr>
          <w:r>
            <w:fldChar w:fldCharType="end"/>
          </w:r>
          <w:r w:rsidRPr="00A44348">
            <w:rPr>
              <w:color w:val="0070C0"/>
              <w:lang w:val="pt-BR"/>
              <w:rPrChange w:id="212" w:author="Ines" w:date="2022-06-09T10:07:00Z">
                <w:rPr>
                  <w:color w:val="0070C0"/>
                </w:rPr>
              </w:rPrChange>
            </w:rPr>
            <w:t>4.3.1</w:t>
          </w:r>
          <w:r w:rsidRPr="00A44348">
            <w:rPr>
              <w:rFonts w:ascii="Calibri" w:eastAsia="Calibri" w:hAnsi="Calibri" w:cs="Calibri"/>
              <w:color w:val="000000"/>
              <w:sz w:val="22"/>
              <w:szCs w:val="22"/>
              <w:lang w:val="pt-BR"/>
              <w:rPrChange w:id="213" w:author="Ines" w:date="2022-06-09T10:07:00Z">
                <w:rPr>
                  <w:rFonts w:ascii="Calibri" w:eastAsia="Calibri" w:hAnsi="Calibri" w:cs="Calibri"/>
                  <w:color w:val="000000"/>
                  <w:sz w:val="22"/>
                  <w:szCs w:val="22"/>
                </w:rPr>
              </w:rPrChange>
            </w:rPr>
            <w:tab/>
          </w:r>
          <w:r w:rsidRPr="00A44348">
            <w:rPr>
              <w:color w:val="0070C0"/>
              <w:lang w:val="pt-BR"/>
              <w:rPrChange w:id="214" w:author="Ines" w:date="2022-06-09T10:07:00Z">
                <w:rPr>
                  <w:color w:val="0070C0"/>
                </w:rPr>
              </w:rPrChange>
            </w:rPr>
            <w:t>Interface com Diretório de Mapas</w:t>
          </w:r>
          <w:r w:rsidRPr="00A44348">
            <w:rPr>
              <w:color w:val="000000"/>
              <w:lang w:val="pt-BR"/>
              <w:rPrChange w:id="215" w:author="Ines" w:date="2022-06-09T10:07:00Z">
                <w:rPr>
                  <w:color w:val="000000"/>
                </w:rPr>
              </w:rPrChange>
            </w:rPr>
            <w:tab/>
          </w:r>
          <w:r>
            <w:fldChar w:fldCharType="begin"/>
          </w:r>
          <w:r w:rsidRPr="00A44348">
            <w:rPr>
              <w:lang w:val="pt-BR"/>
              <w:rPrChange w:id="216" w:author="Ines" w:date="2022-06-09T10:07:00Z">
                <w:rPr/>
              </w:rPrChange>
            </w:rPr>
            <w:instrText xml:space="preserve"> PAGEREF _heading=h.3whwml4 \h </w:instrText>
          </w:r>
          <w:r>
            <w:fldChar w:fldCharType="separate"/>
          </w:r>
          <w:r w:rsidRPr="00A44348">
            <w:rPr>
              <w:color w:val="000000"/>
              <w:lang w:val="pt-BR"/>
              <w:rPrChange w:id="217" w:author="Ines" w:date="2022-06-09T10:07:00Z">
                <w:rPr>
                  <w:color w:val="000000"/>
                </w:rPr>
              </w:rPrChange>
            </w:rPr>
            <w:t>12</w:t>
          </w:r>
          <w:r w:rsidR="00370E37">
            <w:fldChar w:fldCharType="begin"/>
          </w:r>
          <w:r w:rsidR="00370E37" w:rsidRPr="00A44348">
            <w:rPr>
              <w:lang w:val="pt-BR"/>
              <w:rPrChange w:id="218" w:author="Ines" w:date="2022-06-09T10:07:00Z">
                <w:rPr/>
              </w:rPrChange>
            </w:rPr>
            <w:instrText xml:space="preserve"> HYPERLINK \l "_heading=h.3whwml4" </w:instrText>
          </w:r>
          <w:r w:rsidR="00370E37">
            <w:fldChar w:fldCharType="separate"/>
          </w:r>
          <w:r w:rsidR="00370E37">
            <w:fldChar w:fldCharType="end"/>
          </w:r>
        </w:p>
        <w:p w14:paraId="7B3328DB" w14:textId="77777777" w:rsidR="00341B5B" w:rsidRPr="00A44348" w:rsidRDefault="003E6BDD">
          <w:pPr>
            <w:pBdr>
              <w:top w:val="nil"/>
              <w:left w:val="nil"/>
              <w:bottom w:val="nil"/>
              <w:right w:val="nil"/>
              <w:between w:val="nil"/>
            </w:pBdr>
            <w:tabs>
              <w:tab w:val="right" w:pos="9360"/>
              <w:tab w:val="left" w:pos="432"/>
            </w:tabs>
            <w:spacing w:before="240" w:after="60" w:line="240" w:lineRule="auto"/>
            <w:ind w:right="720"/>
            <w:rPr>
              <w:rFonts w:ascii="Calibri" w:eastAsia="Calibri" w:hAnsi="Calibri" w:cs="Calibri"/>
              <w:color w:val="000000"/>
              <w:sz w:val="22"/>
              <w:szCs w:val="22"/>
              <w:lang w:val="pt-BR"/>
              <w:rPrChange w:id="219" w:author="Ines" w:date="2022-06-09T10:07:00Z">
                <w:rPr>
                  <w:rFonts w:ascii="Calibri" w:eastAsia="Calibri" w:hAnsi="Calibri" w:cs="Calibri"/>
                  <w:color w:val="000000"/>
                  <w:sz w:val="22"/>
                  <w:szCs w:val="22"/>
                </w:rPr>
              </w:rPrChange>
            </w:rPr>
          </w:pPr>
          <w:r>
            <w:fldChar w:fldCharType="end"/>
          </w:r>
          <w:r w:rsidRPr="00A44348">
            <w:rPr>
              <w:color w:val="000000"/>
              <w:lang w:val="pt-BR"/>
              <w:rPrChange w:id="220" w:author="Ines" w:date="2022-06-09T10:07:00Z">
                <w:rPr>
                  <w:color w:val="000000"/>
                </w:rPr>
              </w:rPrChange>
            </w:rPr>
            <w:t>5.</w:t>
          </w:r>
          <w:r w:rsidRPr="00A44348">
            <w:rPr>
              <w:rFonts w:ascii="Calibri" w:eastAsia="Calibri" w:hAnsi="Calibri" w:cs="Calibri"/>
              <w:color w:val="000000"/>
              <w:sz w:val="22"/>
              <w:szCs w:val="22"/>
              <w:lang w:val="pt-BR"/>
              <w:rPrChange w:id="221" w:author="Ines" w:date="2022-06-09T10:07:00Z">
                <w:rPr>
                  <w:rFonts w:ascii="Calibri" w:eastAsia="Calibri" w:hAnsi="Calibri" w:cs="Calibri"/>
                  <w:color w:val="000000"/>
                  <w:sz w:val="22"/>
                  <w:szCs w:val="22"/>
                </w:rPr>
              </w:rPrChange>
            </w:rPr>
            <w:tab/>
          </w:r>
          <w:r w:rsidRPr="00A44348">
            <w:rPr>
              <w:color w:val="000000"/>
              <w:lang w:val="pt-BR"/>
              <w:rPrChange w:id="222" w:author="Ines" w:date="2022-06-09T10:07:00Z">
                <w:rPr>
                  <w:color w:val="000000"/>
                </w:rPr>
              </w:rPrChange>
            </w:rPr>
            <w:t xml:space="preserve">Requisitos Funcionais </w:t>
          </w:r>
          <w:r w:rsidRPr="00A44348">
            <w:rPr>
              <w:color w:val="FF0000"/>
              <w:lang w:val="pt-BR"/>
              <w:rPrChange w:id="223" w:author="Ines" w:date="2022-06-09T10:07:00Z">
                <w:rPr>
                  <w:color w:val="FF0000"/>
                </w:rPr>
              </w:rPrChange>
            </w:rPr>
            <w:t>(Backlog e Sprint Backlog?)</w:t>
          </w:r>
          <w:r w:rsidRPr="00A44348">
            <w:rPr>
              <w:color w:val="000000"/>
              <w:lang w:val="pt-BR"/>
              <w:rPrChange w:id="224" w:author="Ines" w:date="2022-06-09T10:07:00Z">
                <w:rPr>
                  <w:color w:val="000000"/>
                </w:rPr>
              </w:rPrChange>
            </w:rPr>
            <w:tab/>
          </w:r>
          <w:r>
            <w:fldChar w:fldCharType="begin"/>
          </w:r>
          <w:r w:rsidRPr="00A44348">
            <w:rPr>
              <w:lang w:val="pt-BR"/>
              <w:rPrChange w:id="225" w:author="Ines" w:date="2022-06-09T10:07:00Z">
                <w:rPr/>
              </w:rPrChange>
            </w:rPr>
            <w:instrText xml:space="preserve"> PAGEREF _heading=h.2bn6wsx \h </w:instrText>
          </w:r>
          <w:r>
            <w:fldChar w:fldCharType="separate"/>
          </w:r>
          <w:r w:rsidRPr="00A44348">
            <w:rPr>
              <w:color w:val="000000"/>
              <w:lang w:val="pt-BR"/>
              <w:rPrChange w:id="226" w:author="Ines" w:date="2022-06-09T10:07:00Z">
                <w:rPr>
                  <w:color w:val="000000"/>
                </w:rPr>
              </w:rPrChange>
            </w:rPr>
            <w:t>13</w:t>
          </w:r>
          <w:r w:rsidR="00370E37">
            <w:fldChar w:fldCharType="begin"/>
          </w:r>
          <w:r w:rsidR="00370E37" w:rsidRPr="00A44348">
            <w:rPr>
              <w:lang w:val="pt-BR"/>
              <w:rPrChange w:id="227" w:author="Ines" w:date="2022-06-09T10:07:00Z">
                <w:rPr/>
              </w:rPrChange>
            </w:rPr>
            <w:instrText xml:space="preserve"> HYPERLINK \l "_heading=h.2bn6wsx" </w:instrText>
          </w:r>
          <w:r w:rsidR="00370E37">
            <w:fldChar w:fldCharType="separate"/>
          </w:r>
          <w:r w:rsidR="00370E37">
            <w:fldChar w:fldCharType="end"/>
          </w:r>
        </w:p>
        <w:p w14:paraId="74B3496C" w14:textId="77777777" w:rsidR="00341B5B"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rPr>
          </w:pPr>
          <w:r>
            <w:fldChar w:fldCharType="end"/>
          </w:r>
          <w:r>
            <w:rPr>
              <w:color w:val="000000"/>
            </w:rPr>
            <w:t>5.1</w:t>
          </w:r>
          <w:r>
            <w:rPr>
              <w:rFonts w:ascii="Calibri" w:eastAsia="Calibri" w:hAnsi="Calibri" w:cs="Calibri"/>
              <w:color w:val="000000"/>
              <w:sz w:val="22"/>
              <w:szCs w:val="22"/>
            </w:rPr>
            <w:tab/>
          </w:r>
          <w:r>
            <w:rPr>
              <w:color w:val="000000"/>
            </w:rPr>
            <w:t>Backlog do projeto</w:t>
          </w:r>
          <w:r>
            <w:rPr>
              <w:color w:val="000000"/>
            </w:rPr>
            <w:tab/>
          </w:r>
          <w:r>
            <w:fldChar w:fldCharType="begin"/>
          </w:r>
          <w:r>
            <w:instrText xml:space="preserve"> PAGEREF _heading=h.qsh70q \h </w:instrText>
          </w:r>
          <w:r>
            <w:fldChar w:fldCharType="separate"/>
          </w:r>
          <w:r>
            <w:rPr>
              <w:color w:val="000000"/>
            </w:rPr>
            <w:t>13</w:t>
          </w:r>
          <w:hyperlink w:anchor="_heading=h.qsh70q" w:history="1"/>
        </w:p>
        <w:p w14:paraId="1D14BBC8" w14:textId="77777777" w:rsidR="00341B5B"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rPr>
          </w:pPr>
          <w:r>
            <w:fldChar w:fldCharType="end"/>
          </w:r>
          <w:r>
            <w:rPr>
              <w:color w:val="000000"/>
            </w:rPr>
            <w:t>5.2</w:t>
          </w:r>
          <w:r>
            <w:rPr>
              <w:rFonts w:ascii="Calibri" w:eastAsia="Calibri" w:hAnsi="Calibri" w:cs="Calibri"/>
              <w:color w:val="000000"/>
              <w:sz w:val="22"/>
              <w:szCs w:val="22"/>
            </w:rPr>
            <w:tab/>
          </w:r>
          <w:r>
            <w:rPr>
              <w:color w:val="000000"/>
            </w:rPr>
            <w:t>Sprint Backlog</w:t>
          </w:r>
          <w:r>
            <w:rPr>
              <w:color w:val="000000"/>
            </w:rPr>
            <w:tab/>
          </w:r>
          <w:r>
            <w:fldChar w:fldCharType="begin"/>
          </w:r>
          <w:r>
            <w:instrText xml:space="preserve"> PAGEREF _heading=h.3as4poj \h </w:instrText>
          </w:r>
          <w:r>
            <w:fldChar w:fldCharType="separate"/>
          </w:r>
          <w:r>
            <w:rPr>
              <w:color w:val="000000"/>
            </w:rPr>
            <w:t>14</w:t>
          </w:r>
          <w:hyperlink w:anchor="_heading=h.3as4poj" w:history="1"/>
        </w:p>
        <w:p w14:paraId="3F74B1C3"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228" w:author="Ines" w:date="2022-06-09T10:07:00Z">
                <w:rPr>
                  <w:rFonts w:ascii="Calibri" w:eastAsia="Calibri" w:hAnsi="Calibri" w:cs="Calibri"/>
                  <w:color w:val="000000"/>
                  <w:sz w:val="22"/>
                  <w:szCs w:val="22"/>
                </w:rPr>
              </w:rPrChange>
            </w:rPr>
          </w:pPr>
          <w:r>
            <w:fldChar w:fldCharType="end"/>
          </w:r>
          <w:r w:rsidRPr="00A44348">
            <w:rPr>
              <w:color w:val="0070C0"/>
              <w:lang w:val="pt-BR"/>
              <w:rPrChange w:id="229" w:author="Ines" w:date="2022-06-09T10:07:00Z">
                <w:rPr>
                  <w:color w:val="0070C0"/>
                </w:rPr>
              </w:rPrChange>
            </w:rPr>
            <w:t>5.3</w:t>
          </w:r>
          <w:r w:rsidRPr="00A44348">
            <w:rPr>
              <w:rFonts w:ascii="Calibri" w:eastAsia="Calibri" w:hAnsi="Calibri" w:cs="Calibri"/>
              <w:color w:val="000000"/>
              <w:sz w:val="22"/>
              <w:szCs w:val="22"/>
              <w:lang w:val="pt-BR"/>
              <w:rPrChange w:id="230" w:author="Ines" w:date="2022-06-09T10:07:00Z">
                <w:rPr>
                  <w:rFonts w:ascii="Calibri" w:eastAsia="Calibri" w:hAnsi="Calibri" w:cs="Calibri"/>
                  <w:color w:val="000000"/>
                  <w:sz w:val="22"/>
                  <w:szCs w:val="22"/>
                </w:rPr>
              </w:rPrChange>
            </w:rPr>
            <w:tab/>
          </w:r>
          <w:r w:rsidRPr="00A44348">
            <w:rPr>
              <w:color w:val="0070C0"/>
              <w:lang w:val="pt-BR"/>
              <w:rPrChange w:id="231" w:author="Ines" w:date="2022-06-09T10:07:00Z">
                <w:rPr>
                  <w:color w:val="0070C0"/>
                </w:rPr>
              </w:rPrChange>
            </w:rPr>
            <w:t>Requisito 1</w:t>
          </w:r>
          <w:r w:rsidRPr="00A44348">
            <w:rPr>
              <w:color w:val="000000"/>
              <w:lang w:val="pt-BR"/>
              <w:rPrChange w:id="232" w:author="Ines" w:date="2022-06-09T10:07:00Z">
                <w:rPr>
                  <w:color w:val="000000"/>
                </w:rPr>
              </w:rPrChange>
            </w:rPr>
            <w:t xml:space="preserve"> – </w:t>
          </w:r>
          <w:r w:rsidRPr="00A44348">
            <w:rPr>
              <w:color w:val="0070C0"/>
              <w:lang w:val="pt-BR"/>
              <w:rPrChange w:id="233" w:author="Ines" w:date="2022-06-09T10:07:00Z">
                <w:rPr>
                  <w:color w:val="0070C0"/>
                </w:rPr>
              </w:rPrChange>
            </w:rPr>
            <w:t>Amazenar e recuperar imagens de satélite</w:t>
          </w:r>
          <w:r w:rsidRPr="00A44348">
            <w:rPr>
              <w:color w:val="000000"/>
              <w:lang w:val="pt-BR"/>
              <w:rPrChange w:id="234" w:author="Ines" w:date="2022-06-09T10:07:00Z">
                <w:rPr>
                  <w:color w:val="000000"/>
                </w:rPr>
              </w:rPrChange>
            </w:rPr>
            <w:tab/>
          </w:r>
          <w:r>
            <w:fldChar w:fldCharType="begin"/>
          </w:r>
          <w:r w:rsidRPr="00A44348">
            <w:rPr>
              <w:lang w:val="pt-BR"/>
              <w:rPrChange w:id="235" w:author="Ines" w:date="2022-06-09T10:07:00Z">
                <w:rPr/>
              </w:rPrChange>
            </w:rPr>
            <w:instrText xml:space="preserve"> PAGEREF _heading=h.1pxezwc \h </w:instrText>
          </w:r>
          <w:r>
            <w:fldChar w:fldCharType="separate"/>
          </w:r>
          <w:r w:rsidRPr="00A44348">
            <w:rPr>
              <w:color w:val="000000"/>
              <w:lang w:val="pt-BR"/>
              <w:rPrChange w:id="236" w:author="Ines" w:date="2022-06-09T10:07:00Z">
                <w:rPr>
                  <w:color w:val="000000"/>
                </w:rPr>
              </w:rPrChange>
            </w:rPr>
            <w:t>14</w:t>
          </w:r>
          <w:r w:rsidR="00370E37">
            <w:fldChar w:fldCharType="begin"/>
          </w:r>
          <w:r w:rsidR="00370E37" w:rsidRPr="00A44348">
            <w:rPr>
              <w:lang w:val="pt-BR"/>
              <w:rPrChange w:id="237" w:author="Ines" w:date="2022-06-09T10:07:00Z">
                <w:rPr/>
              </w:rPrChange>
            </w:rPr>
            <w:instrText xml:space="preserve"> HYPERLINK \l "_heading=h.1pxezwc" </w:instrText>
          </w:r>
          <w:r w:rsidR="00370E37">
            <w:fldChar w:fldCharType="separate"/>
          </w:r>
          <w:r w:rsidR="00370E37">
            <w:fldChar w:fldCharType="end"/>
          </w:r>
        </w:p>
        <w:p w14:paraId="7AD451F7"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238" w:author="Ines" w:date="2022-06-09T10:07:00Z">
                <w:rPr>
                  <w:rFonts w:ascii="Calibri" w:eastAsia="Calibri" w:hAnsi="Calibri" w:cs="Calibri"/>
                  <w:color w:val="000000"/>
                  <w:sz w:val="22"/>
                  <w:szCs w:val="22"/>
                </w:rPr>
              </w:rPrChange>
            </w:rPr>
          </w:pPr>
          <w:r>
            <w:fldChar w:fldCharType="end"/>
          </w:r>
          <w:r w:rsidRPr="00A44348">
            <w:rPr>
              <w:color w:val="0070C0"/>
              <w:lang w:val="pt-BR"/>
              <w:rPrChange w:id="239" w:author="Ines" w:date="2022-06-09T10:07:00Z">
                <w:rPr>
                  <w:color w:val="0070C0"/>
                </w:rPr>
              </w:rPrChange>
            </w:rPr>
            <w:t>5.4</w:t>
          </w:r>
          <w:r w:rsidRPr="00A44348">
            <w:rPr>
              <w:rFonts w:ascii="Calibri" w:eastAsia="Calibri" w:hAnsi="Calibri" w:cs="Calibri"/>
              <w:color w:val="000000"/>
              <w:sz w:val="22"/>
              <w:szCs w:val="22"/>
              <w:lang w:val="pt-BR"/>
              <w:rPrChange w:id="240" w:author="Ines" w:date="2022-06-09T10:07:00Z">
                <w:rPr>
                  <w:rFonts w:ascii="Calibri" w:eastAsia="Calibri" w:hAnsi="Calibri" w:cs="Calibri"/>
                  <w:color w:val="000000"/>
                  <w:sz w:val="22"/>
                  <w:szCs w:val="22"/>
                </w:rPr>
              </w:rPrChange>
            </w:rPr>
            <w:tab/>
          </w:r>
          <w:r w:rsidRPr="00A44348">
            <w:rPr>
              <w:color w:val="0070C0"/>
              <w:lang w:val="pt-BR"/>
              <w:rPrChange w:id="241" w:author="Ines" w:date="2022-06-09T10:07:00Z">
                <w:rPr>
                  <w:color w:val="0070C0"/>
                </w:rPr>
              </w:rPrChange>
            </w:rPr>
            <w:t>Requisito 2 – Visualizar imagens de satélite</w:t>
          </w:r>
          <w:r w:rsidRPr="00A44348">
            <w:rPr>
              <w:color w:val="000000"/>
              <w:lang w:val="pt-BR"/>
              <w:rPrChange w:id="242" w:author="Ines" w:date="2022-06-09T10:07:00Z">
                <w:rPr>
                  <w:color w:val="000000"/>
                </w:rPr>
              </w:rPrChange>
            </w:rPr>
            <w:tab/>
          </w:r>
          <w:r>
            <w:fldChar w:fldCharType="begin"/>
          </w:r>
          <w:r w:rsidRPr="00A44348">
            <w:rPr>
              <w:lang w:val="pt-BR"/>
              <w:rPrChange w:id="243" w:author="Ines" w:date="2022-06-09T10:07:00Z">
                <w:rPr/>
              </w:rPrChange>
            </w:rPr>
            <w:instrText xml:space="preserve"> PAGEREF _heading=h.49x2ik5 \h </w:instrText>
          </w:r>
          <w:r>
            <w:fldChar w:fldCharType="separate"/>
          </w:r>
          <w:r w:rsidRPr="00A44348">
            <w:rPr>
              <w:color w:val="000000"/>
              <w:lang w:val="pt-BR"/>
              <w:rPrChange w:id="244" w:author="Ines" w:date="2022-06-09T10:07:00Z">
                <w:rPr>
                  <w:color w:val="000000"/>
                </w:rPr>
              </w:rPrChange>
            </w:rPr>
            <w:t>15</w:t>
          </w:r>
          <w:r w:rsidR="00370E37">
            <w:fldChar w:fldCharType="begin"/>
          </w:r>
          <w:r w:rsidR="00370E37" w:rsidRPr="00A44348">
            <w:rPr>
              <w:lang w:val="pt-BR"/>
              <w:rPrChange w:id="245" w:author="Ines" w:date="2022-06-09T10:07:00Z">
                <w:rPr/>
              </w:rPrChange>
            </w:rPr>
            <w:instrText xml:space="preserve"> HYPERLINK \l "_heading=h.49x2ik5" </w:instrText>
          </w:r>
          <w:r w:rsidR="00370E37">
            <w:fldChar w:fldCharType="separate"/>
          </w:r>
          <w:r w:rsidR="00370E37">
            <w:fldChar w:fldCharType="end"/>
          </w:r>
        </w:p>
        <w:p w14:paraId="3E595F8D" w14:textId="77777777" w:rsidR="00341B5B" w:rsidRPr="00A44348" w:rsidRDefault="003E6BDD">
          <w:pPr>
            <w:pBdr>
              <w:top w:val="nil"/>
              <w:left w:val="nil"/>
              <w:bottom w:val="nil"/>
              <w:right w:val="nil"/>
              <w:between w:val="nil"/>
            </w:pBdr>
            <w:tabs>
              <w:tab w:val="right" w:pos="9360"/>
              <w:tab w:val="left" w:pos="432"/>
            </w:tabs>
            <w:spacing w:before="240" w:after="60" w:line="240" w:lineRule="auto"/>
            <w:ind w:right="720"/>
            <w:rPr>
              <w:rFonts w:ascii="Calibri" w:eastAsia="Calibri" w:hAnsi="Calibri" w:cs="Calibri"/>
              <w:color w:val="000000"/>
              <w:sz w:val="22"/>
              <w:szCs w:val="22"/>
              <w:lang w:val="pt-BR"/>
              <w:rPrChange w:id="246" w:author="Ines" w:date="2022-06-09T10:07:00Z">
                <w:rPr>
                  <w:rFonts w:ascii="Calibri" w:eastAsia="Calibri" w:hAnsi="Calibri" w:cs="Calibri"/>
                  <w:color w:val="000000"/>
                  <w:sz w:val="22"/>
                  <w:szCs w:val="22"/>
                </w:rPr>
              </w:rPrChange>
            </w:rPr>
          </w:pPr>
          <w:r>
            <w:fldChar w:fldCharType="end"/>
          </w:r>
          <w:r w:rsidRPr="00A44348">
            <w:rPr>
              <w:color w:val="000000"/>
              <w:lang w:val="pt-BR"/>
              <w:rPrChange w:id="247" w:author="Ines" w:date="2022-06-09T10:07:00Z">
                <w:rPr>
                  <w:color w:val="000000"/>
                </w:rPr>
              </w:rPrChange>
            </w:rPr>
            <w:t>6.</w:t>
          </w:r>
          <w:r w:rsidRPr="00A44348">
            <w:rPr>
              <w:rFonts w:ascii="Calibri" w:eastAsia="Calibri" w:hAnsi="Calibri" w:cs="Calibri"/>
              <w:color w:val="000000"/>
              <w:sz w:val="22"/>
              <w:szCs w:val="22"/>
              <w:lang w:val="pt-BR"/>
              <w:rPrChange w:id="248" w:author="Ines" w:date="2022-06-09T10:07:00Z">
                <w:rPr>
                  <w:rFonts w:ascii="Calibri" w:eastAsia="Calibri" w:hAnsi="Calibri" w:cs="Calibri"/>
                  <w:color w:val="000000"/>
                  <w:sz w:val="22"/>
                  <w:szCs w:val="22"/>
                </w:rPr>
              </w:rPrChange>
            </w:rPr>
            <w:tab/>
          </w:r>
          <w:r w:rsidRPr="00A44348">
            <w:rPr>
              <w:color w:val="000000"/>
              <w:lang w:val="pt-BR"/>
              <w:rPrChange w:id="249" w:author="Ines" w:date="2022-06-09T10:07:00Z">
                <w:rPr>
                  <w:color w:val="000000"/>
                </w:rPr>
              </w:rPrChange>
            </w:rPr>
            <w:t>Requisitos Não Funcionais</w:t>
          </w:r>
          <w:r w:rsidRPr="00A44348">
            <w:rPr>
              <w:color w:val="000000"/>
              <w:lang w:val="pt-BR"/>
              <w:rPrChange w:id="250" w:author="Ines" w:date="2022-06-09T10:07:00Z">
                <w:rPr>
                  <w:color w:val="000000"/>
                </w:rPr>
              </w:rPrChange>
            </w:rPr>
            <w:tab/>
          </w:r>
          <w:r>
            <w:fldChar w:fldCharType="begin"/>
          </w:r>
          <w:r w:rsidRPr="00A44348">
            <w:rPr>
              <w:lang w:val="pt-BR"/>
              <w:rPrChange w:id="251" w:author="Ines" w:date="2022-06-09T10:07:00Z">
                <w:rPr/>
              </w:rPrChange>
            </w:rPr>
            <w:instrText xml:space="preserve"> PAGEREF _heading=h.2p2csry \h </w:instrText>
          </w:r>
          <w:r>
            <w:fldChar w:fldCharType="separate"/>
          </w:r>
          <w:r w:rsidRPr="00A44348">
            <w:rPr>
              <w:color w:val="000000"/>
              <w:lang w:val="pt-BR"/>
              <w:rPrChange w:id="252" w:author="Ines" w:date="2022-06-09T10:07:00Z">
                <w:rPr>
                  <w:color w:val="000000"/>
                </w:rPr>
              </w:rPrChange>
            </w:rPr>
            <w:t>15</w:t>
          </w:r>
          <w:r w:rsidR="00370E37">
            <w:fldChar w:fldCharType="begin"/>
          </w:r>
          <w:r w:rsidR="00370E37" w:rsidRPr="00A44348">
            <w:rPr>
              <w:lang w:val="pt-BR"/>
              <w:rPrChange w:id="253" w:author="Ines" w:date="2022-06-09T10:07:00Z">
                <w:rPr/>
              </w:rPrChange>
            </w:rPr>
            <w:instrText xml:space="preserve"> HYPERLINK \l "_heading=h.2p2csry" </w:instrText>
          </w:r>
          <w:r w:rsidR="00370E37">
            <w:fldChar w:fldCharType="separate"/>
          </w:r>
          <w:r w:rsidR="00370E37">
            <w:fldChar w:fldCharType="end"/>
          </w:r>
        </w:p>
        <w:p w14:paraId="05B37094"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254" w:author="Ines" w:date="2022-06-09T10:07:00Z">
                <w:rPr>
                  <w:rFonts w:ascii="Calibri" w:eastAsia="Calibri" w:hAnsi="Calibri" w:cs="Calibri"/>
                  <w:color w:val="000000"/>
                  <w:sz w:val="22"/>
                  <w:szCs w:val="22"/>
                </w:rPr>
              </w:rPrChange>
            </w:rPr>
          </w:pPr>
          <w:r>
            <w:fldChar w:fldCharType="end"/>
          </w:r>
          <w:r w:rsidRPr="00A44348">
            <w:rPr>
              <w:color w:val="000000"/>
              <w:lang w:val="pt-BR"/>
              <w:rPrChange w:id="255" w:author="Ines" w:date="2022-06-09T10:07:00Z">
                <w:rPr>
                  <w:color w:val="000000"/>
                </w:rPr>
              </w:rPrChange>
            </w:rPr>
            <w:t>6.1</w:t>
          </w:r>
          <w:r w:rsidRPr="00A44348">
            <w:rPr>
              <w:rFonts w:ascii="Calibri" w:eastAsia="Calibri" w:hAnsi="Calibri" w:cs="Calibri"/>
              <w:color w:val="000000"/>
              <w:sz w:val="22"/>
              <w:szCs w:val="22"/>
              <w:lang w:val="pt-BR"/>
              <w:rPrChange w:id="256" w:author="Ines" w:date="2022-06-09T10:07:00Z">
                <w:rPr>
                  <w:rFonts w:ascii="Calibri" w:eastAsia="Calibri" w:hAnsi="Calibri" w:cs="Calibri"/>
                  <w:color w:val="000000"/>
                  <w:sz w:val="22"/>
                  <w:szCs w:val="22"/>
                </w:rPr>
              </w:rPrChange>
            </w:rPr>
            <w:tab/>
          </w:r>
          <w:r w:rsidRPr="00A44348">
            <w:rPr>
              <w:color w:val="000000"/>
              <w:lang w:val="pt-BR"/>
              <w:rPrChange w:id="257" w:author="Ines" w:date="2022-06-09T10:07:00Z">
                <w:rPr>
                  <w:color w:val="000000"/>
                </w:rPr>
              </w:rPrChange>
            </w:rPr>
            <w:t>Usabilidade</w:t>
          </w:r>
          <w:r w:rsidRPr="00A44348">
            <w:rPr>
              <w:color w:val="000000"/>
              <w:lang w:val="pt-BR"/>
              <w:rPrChange w:id="258" w:author="Ines" w:date="2022-06-09T10:07:00Z">
                <w:rPr>
                  <w:color w:val="000000"/>
                </w:rPr>
              </w:rPrChange>
            </w:rPr>
            <w:lastRenderedPageBreak/>
            <w:tab/>
          </w:r>
          <w:r>
            <w:fldChar w:fldCharType="begin"/>
          </w:r>
          <w:r w:rsidRPr="00A44348">
            <w:rPr>
              <w:lang w:val="pt-BR"/>
              <w:rPrChange w:id="259" w:author="Ines" w:date="2022-06-09T10:07:00Z">
                <w:rPr/>
              </w:rPrChange>
            </w:rPr>
            <w:instrText xml:space="preserve"> PAGEREF _heading=h.147n2zr \h </w:instrText>
          </w:r>
          <w:r>
            <w:fldChar w:fldCharType="separate"/>
          </w:r>
          <w:r w:rsidRPr="00A44348">
            <w:rPr>
              <w:color w:val="000000"/>
              <w:lang w:val="pt-BR"/>
              <w:rPrChange w:id="260" w:author="Ines" w:date="2022-06-09T10:07:00Z">
                <w:rPr>
                  <w:color w:val="000000"/>
                </w:rPr>
              </w:rPrChange>
            </w:rPr>
            <w:t>15</w:t>
          </w:r>
          <w:r w:rsidR="00370E37">
            <w:fldChar w:fldCharType="begin"/>
          </w:r>
          <w:r w:rsidR="00370E37" w:rsidRPr="00A44348">
            <w:rPr>
              <w:lang w:val="pt-BR"/>
              <w:rPrChange w:id="261" w:author="Ines" w:date="2022-06-09T10:07:00Z">
                <w:rPr/>
              </w:rPrChange>
            </w:rPr>
            <w:instrText xml:space="preserve"> HYPERLINK \l "_heading=h.147n2zr" </w:instrText>
          </w:r>
          <w:r w:rsidR="00370E37">
            <w:fldChar w:fldCharType="separate"/>
          </w:r>
          <w:r w:rsidR="00370E37">
            <w:fldChar w:fldCharType="end"/>
          </w:r>
        </w:p>
        <w:p w14:paraId="4FF294C3"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262" w:author="Ines" w:date="2022-06-09T10:07:00Z">
                <w:rPr>
                  <w:rFonts w:ascii="Calibri" w:eastAsia="Calibri" w:hAnsi="Calibri" w:cs="Calibri"/>
                  <w:color w:val="000000"/>
                  <w:sz w:val="22"/>
                  <w:szCs w:val="22"/>
                </w:rPr>
              </w:rPrChange>
            </w:rPr>
          </w:pPr>
          <w:r>
            <w:fldChar w:fldCharType="end"/>
          </w:r>
          <w:r w:rsidRPr="00A44348">
            <w:rPr>
              <w:color w:val="000000"/>
              <w:lang w:val="pt-BR"/>
              <w:rPrChange w:id="263" w:author="Ines" w:date="2022-06-09T10:07:00Z">
                <w:rPr>
                  <w:color w:val="000000"/>
                </w:rPr>
              </w:rPrChange>
            </w:rPr>
            <w:t>6.2</w:t>
          </w:r>
          <w:r w:rsidRPr="00A44348">
            <w:rPr>
              <w:rFonts w:ascii="Calibri" w:eastAsia="Calibri" w:hAnsi="Calibri" w:cs="Calibri"/>
              <w:color w:val="000000"/>
              <w:sz w:val="22"/>
              <w:szCs w:val="22"/>
              <w:lang w:val="pt-BR"/>
              <w:rPrChange w:id="264" w:author="Ines" w:date="2022-06-09T10:07:00Z">
                <w:rPr>
                  <w:rFonts w:ascii="Calibri" w:eastAsia="Calibri" w:hAnsi="Calibri" w:cs="Calibri"/>
                  <w:color w:val="000000"/>
                  <w:sz w:val="22"/>
                  <w:szCs w:val="22"/>
                </w:rPr>
              </w:rPrChange>
            </w:rPr>
            <w:tab/>
          </w:r>
          <w:r w:rsidRPr="00A44348">
            <w:rPr>
              <w:color w:val="000000"/>
              <w:lang w:val="pt-BR"/>
              <w:rPrChange w:id="265" w:author="Ines" w:date="2022-06-09T10:07:00Z">
                <w:rPr>
                  <w:color w:val="000000"/>
                </w:rPr>
              </w:rPrChange>
            </w:rPr>
            <w:t>Confiabilidade</w:t>
          </w:r>
          <w:r w:rsidRPr="00A44348">
            <w:rPr>
              <w:color w:val="000000"/>
              <w:lang w:val="pt-BR"/>
              <w:rPrChange w:id="266" w:author="Ines" w:date="2022-06-09T10:07:00Z">
                <w:rPr>
                  <w:color w:val="000000"/>
                </w:rPr>
              </w:rPrChange>
            </w:rPr>
            <w:tab/>
          </w:r>
          <w:r>
            <w:fldChar w:fldCharType="begin"/>
          </w:r>
          <w:r w:rsidRPr="00A44348">
            <w:rPr>
              <w:lang w:val="pt-BR"/>
              <w:rPrChange w:id="267" w:author="Ines" w:date="2022-06-09T10:07:00Z">
                <w:rPr/>
              </w:rPrChange>
            </w:rPr>
            <w:instrText xml:space="preserve"> PAGEREF _heading=h.3o7alnk \h </w:instrText>
          </w:r>
          <w:r>
            <w:fldChar w:fldCharType="separate"/>
          </w:r>
          <w:r w:rsidRPr="00A44348">
            <w:rPr>
              <w:color w:val="000000"/>
              <w:lang w:val="pt-BR"/>
              <w:rPrChange w:id="268" w:author="Ines" w:date="2022-06-09T10:07:00Z">
                <w:rPr>
                  <w:color w:val="000000"/>
                </w:rPr>
              </w:rPrChange>
            </w:rPr>
            <w:t>15</w:t>
          </w:r>
          <w:r w:rsidR="00370E37">
            <w:fldChar w:fldCharType="begin"/>
          </w:r>
          <w:r w:rsidR="00370E37" w:rsidRPr="00A44348">
            <w:rPr>
              <w:lang w:val="pt-BR"/>
              <w:rPrChange w:id="269" w:author="Ines" w:date="2022-06-09T10:07:00Z">
                <w:rPr/>
              </w:rPrChange>
            </w:rPr>
            <w:instrText xml:space="preserve"> HYPERLINK \l "_heading=h.3o7alnk" </w:instrText>
          </w:r>
          <w:r w:rsidR="00370E37">
            <w:fldChar w:fldCharType="separate"/>
          </w:r>
          <w:r w:rsidR="00370E37">
            <w:fldChar w:fldCharType="end"/>
          </w:r>
        </w:p>
        <w:p w14:paraId="2841E31E"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270" w:author="Ines" w:date="2022-06-09T10:07:00Z">
                <w:rPr>
                  <w:rFonts w:ascii="Calibri" w:eastAsia="Calibri" w:hAnsi="Calibri" w:cs="Calibri"/>
                  <w:color w:val="000000"/>
                  <w:sz w:val="22"/>
                  <w:szCs w:val="22"/>
                </w:rPr>
              </w:rPrChange>
            </w:rPr>
          </w:pPr>
          <w:r>
            <w:fldChar w:fldCharType="end"/>
          </w:r>
          <w:r w:rsidRPr="00A44348">
            <w:rPr>
              <w:color w:val="000000"/>
              <w:lang w:val="pt-BR"/>
              <w:rPrChange w:id="271" w:author="Ines" w:date="2022-06-09T10:07:00Z">
                <w:rPr>
                  <w:color w:val="000000"/>
                </w:rPr>
              </w:rPrChange>
            </w:rPr>
            <w:t>6.3</w:t>
          </w:r>
          <w:r w:rsidRPr="00A44348">
            <w:rPr>
              <w:rFonts w:ascii="Calibri" w:eastAsia="Calibri" w:hAnsi="Calibri" w:cs="Calibri"/>
              <w:color w:val="000000"/>
              <w:sz w:val="22"/>
              <w:szCs w:val="22"/>
              <w:lang w:val="pt-BR"/>
              <w:rPrChange w:id="272" w:author="Ines" w:date="2022-06-09T10:07:00Z">
                <w:rPr>
                  <w:rFonts w:ascii="Calibri" w:eastAsia="Calibri" w:hAnsi="Calibri" w:cs="Calibri"/>
                  <w:color w:val="000000"/>
                  <w:sz w:val="22"/>
                  <w:szCs w:val="22"/>
                </w:rPr>
              </w:rPrChange>
            </w:rPr>
            <w:tab/>
          </w:r>
          <w:r w:rsidRPr="00A44348">
            <w:rPr>
              <w:color w:val="000000"/>
              <w:lang w:val="pt-BR"/>
              <w:rPrChange w:id="273" w:author="Ines" w:date="2022-06-09T10:07:00Z">
                <w:rPr>
                  <w:color w:val="000000"/>
                </w:rPr>
              </w:rPrChange>
            </w:rPr>
            <w:t>Desempenho</w:t>
          </w:r>
          <w:r w:rsidRPr="00A44348">
            <w:rPr>
              <w:color w:val="000000"/>
              <w:lang w:val="pt-BR"/>
              <w:rPrChange w:id="274" w:author="Ines" w:date="2022-06-09T10:07:00Z">
                <w:rPr>
                  <w:color w:val="000000"/>
                </w:rPr>
              </w:rPrChange>
            </w:rPr>
            <w:tab/>
          </w:r>
          <w:r>
            <w:fldChar w:fldCharType="begin"/>
          </w:r>
          <w:r w:rsidRPr="00A44348">
            <w:rPr>
              <w:lang w:val="pt-BR"/>
              <w:rPrChange w:id="275" w:author="Ines" w:date="2022-06-09T10:07:00Z">
                <w:rPr/>
              </w:rPrChange>
            </w:rPr>
            <w:instrText xml:space="preserve"> PAGEREF _heading=h.23ckvvd \h </w:instrText>
          </w:r>
          <w:r>
            <w:fldChar w:fldCharType="separate"/>
          </w:r>
          <w:r w:rsidRPr="00A44348">
            <w:rPr>
              <w:color w:val="000000"/>
              <w:lang w:val="pt-BR"/>
              <w:rPrChange w:id="276" w:author="Ines" w:date="2022-06-09T10:07:00Z">
                <w:rPr>
                  <w:color w:val="000000"/>
                </w:rPr>
              </w:rPrChange>
            </w:rPr>
            <w:t>16</w:t>
          </w:r>
          <w:r w:rsidR="00370E37">
            <w:fldChar w:fldCharType="begin"/>
          </w:r>
          <w:r w:rsidR="00370E37" w:rsidRPr="00A44348">
            <w:rPr>
              <w:lang w:val="pt-BR"/>
              <w:rPrChange w:id="277" w:author="Ines" w:date="2022-06-09T10:07:00Z">
                <w:rPr/>
              </w:rPrChange>
            </w:rPr>
            <w:instrText xml:space="preserve"> HYPERLINK \l "_heading=h.23ckvvd" </w:instrText>
          </w:r>
          <w:r w:rsidR="00370E37">
            <w:fldChar w:fldCharType="separate"/>
          </w:r>
          <w:r w:rsidR="00370E37">
            <w:fldChar w:fldCharType="end"/>
          </w:r>
        </w:p>
        <w:p w14:paraId="02B2CD6B"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278" w:author="Ines" w:date="2022-06-09T10:07:00Z">
                <w:rPr>
                  <w:rFonts w:ascii="Calibri" w:eastAsia="Calibri" w:hAnsi="Calibri" w:cs="Calibri"/>
                  <w:color w:val="000000"/>
                  <w:sz w:val="22"/>
                  <w:szCs w:val="22"/>
                </w:rPr>
              </w:rPrChange>
            </w:rPr>
          </w:pPr>
          <w:r>
            <w:fldChar w:fldCharType="end"/>
          </w:r>
          <w:r w:rsidRPr="00A44348">
            <w:rPr>
              <w:color w:val="000000"/>
              <w:lang w:val="pt-BR"/>
              <w:rPrChange w:id="279" w:author="Ines" w:date="2022-06-09T10:07:00Z">
                <w:rPr>
                  <w:color w:val="000000"/>
                </w:rPr>
              </w:rPrChange>
            </w:rPr>
            <w:t>6.4</w:t>
          </w:r>
          <w:r w:rsidRPr="00A44348">
            <w:rPr>
              <w:rFonts w:ascii="Calibri" w:eastAsia="Calibri" w:hAnsi="Calibri" w:cs="Calibri"/>
              <w:color w:val="000000"/>
              <w:sz w:val="22"/>
              <w:szCs w:val="22"/>
              <w:lang w:val="pt-BR"/>
              <w:rPrChange w:id="280" w:author="Ines" w:date="2022-06-09T10:07:00Z">
                <w:rPr>
                  <w:rFonts w:ascii="Calibri" w:eastAsia="Calibri" w:hAnsi="Calibri" w:cs="Calibri"/>
                  <w:color w:val="000000"/>
                  <w:sz w:val="22"/>
                  <w:szCs w:val="22"/>
                </w:rPr>
              </w:rPrChange>
            </w:rPr>
            <w:tab/>
          </w:r>
          <w:r w:rsidRPr="00A44348">
            <w:rPr>
              <w:color w:val="000000"/>
              <w:lang w:val="pt-BR"/>
              <w:rPrChange w:id="281" w:author="Ines" w:date="2022-06-09T10:07:00Z">
                <w:rPr>
                  <w:color w:val="000000"/>
                </w:rPr>
              </w:rPrChange>
            </w:rPr>
            <w:t>Manutenibilidade</w:t>
          </w:r>
          <w:r w:rsidRPr="00A44348">
            <w:rPr>
              <w:color w:val="000000"/>
              <w:lang w:val="pt-BR"/>
              <w:rPrChange w:id="282" w:author="Ines" w:date="2022-06-09T10:07:00Z">
                <w:rPr>
                  <w:color w:val="000000"/>
                </w:rPr>
              </w:rPrChange>
            </w:rPr>
            <w:tab/>
          </w:r>
          <w:r>
            <w:fldChar w:fldCharType="begin"/>
          </w:r>
          <w:r w:rsidRPr="00A44348">
            <w:rPr>
              <w:lang w:val="pt-BR"/>
              <w:rPrChange w:id="283" w:author="Ines" w:date="2022-06-09T10:07:00Z">
                <w:rPr/>
              </w:rPrChange>
            </w:rPr>
            <w:instrText xml:space="preserve"> PAGEREF _heading=h.ihv636 \h </w:instrText>
          </w:r>
          <w:r>
            <w:fldChar w:fldCharType="separate"/>
          </w:r>
          <w:r w:rsidRPr="00A44348">
            <w:rPr>
              <w:color w:val="000000"/>
              <w:lang w:val="pt-BR"/>
              <w:rPrChange w:id="284" w:author="Ines" w:date="2022-06-09T10:07:00Z">
                <w:rPr>
                  <w:color w:val="000000"/>
                </w:rPr>
              </w:rPrChange>
            </w:rPr>
            <w:t>16</w:t>
          </w:r>
          <w:r w:rsidR="00370E37">
            <w:fldChar w:fldCharType="begin"/>
          </w:r>
          <w:r w:rsidR="00370E37" w:rsidRPr="00A44348">
            <w:rPr>
              <w:lang w:val="pt-BR"/>
              <w:rPrChange w:id="285" w:author="Ines" w:date="2022-06-09T10:07:00Z">
                <w:rPr/>
              </w:rPrChange>
            </w:rPr>
            <w:instrText xml:space="preserve"> HYPERLINK \l "_heading=h.ihv636" </w:instrText>
          </w:r>
          <w:r w:rsidR="00370E37">
            <w:fldChar w:fldCharType="separate"/>
          </w:r>
          <w:r w:rsidR="00370E37">
            <w:fldChar w:fldCharType="end"/>
          </w:r>
        </w:p>
        <w:p w14:paraId="207F3B58"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286" w:author="Ines" w:date="2022-06-09T10:07:00Z">
                <w:rPr>
                  <w:rFonts w:ascii="Calibri" w:eastAsia="Calibri" w:hAnsi="Calibri" w:cs="Calibri"/>
                  <w:color w:val="000000"/>
                  <w:sz w:val="22"/>
                  <w:szCs w:val="22"/>
                </w:rPr>
              </w:rPrChange>
            </w:rPr>
          </w:pPr>
          <w:r>
            <w:fldChar w:fldCharType="end"/>
          </w:r>
          <w:r w:rsidRPr="00A44348">
            <w:rPr>
              <w:color w:val="000000"/>
              <w:lang w:val="pt-BR"/>
              <w:rPrChange w:id="287" w:author="Ines" w:date="2022-06-09T10:07:00Z">
                <w:rPr>
                  <w:color w:val="000000"/>
                </w:rPr>
              </w:rPrChange>
            </w:rPr>
            <w:t>6.5</w:t>
          </w:r>
          <w:r w:rsidRPr="00A44348">
            <w:rPr>
              <w:rFonts w:ascii="Calibri" w:eastAsia="Calibri" w:hAnsi="Calibri" w:cs="Calibri"/>
              <w:color w:val="000000"/>
              <w:sz w:val="22"/>
              <w:szCs w:val="22"/>
              <w:lang w:val="pt-BR"/>
              <w:rPrChange w:id="288" w:author="Ines" w:date="2022-06-09T10:07:00Z">
                <w:rPr>
                  <w:rFonts w:ascii="Calibri" w:eastAsia="Calibri" w:hAnsi="Calibri" w:cs="Calibri"/>
                  <w:color w:val="000000"/>
                  <w:sz w:val="22"/>
                  <w:szCs w:val="22"/>
                </w:rPr>
              </w:rPrChange>
            </w:rPr>
            <w:tab/>
          </w:r>
          <w:r w:rsidRPr="00A44348">
            <w:rPr>
              <w:color w:val="000000"/>
              <w:lang w:val="pt-BR"/>
              <w:rPrChange w:id="289" w:author="Ines" w:date="2022-06-09T10:07:00Z">
                <w:rPr>
                  <w:color w:val="000000"/>
                </w:rPr>
              </w:rPrChange>
            </w:rPr>
            <w:t>Portabilidade</w:t>
          </w:r>
          <w:r w:rsidRPr="00A44348">
            <w:rPr>
              <w:color w:val="000000"/>
              <w:lang w:val="pt-BR"/>
              <w:rPrChange w:id="290" w:author="Ines" w:date="2022-06-09T10:07:00Z">
                <w:rPr>
                  <w:color w:val="000000"/>
                </w:rPr>
              </w:rPrChange>
            </w:rPr>
            <w:tab/>
          </w:r>
          <w:r>
            <w:fldChar w:fldCharType="begin"/>
          </w:r>
          <w:r w:rsidRPr="00A44348">
            <w:rPr>
              <w:lang w:val="pt-BR"/>
              <w:rPrChange w:id="291" w:author="Ines" w:date="2022-06-09T10:07:00Z">
                <w:rPr/>
              </w:rPrChange>
            </w:rPr>
            <w:instrText xml:space="preserve"> PAGEREF _heading=h.32hioqz \h </w:instrText>
          </w:r>
          <w:r>
            <w:fldChar w:fldCharType="separate"/>
          </w:r>
          <w:r w:rsidRPr="00A44348">
            <w:rPr>
              <w:color w:val="000000"/>
              <w:lang w:val="pt-BR"/>
              <w:rPrChange w:id="292" w:author="Ines" w:date="2022-06-09T10:07:00Z">
                <w:rPr>
                  <w:color w:val="000000"/>
                </w:rPr>
              </w:rPrChange>
            </w:rPr>
            <w:t>17</w:t>
          </w:r>
          <w:r w:rsidR="00370E37">
            <w:fldChar w:fldCharType="begin"/>
          </w:r>
          <w:r w:rsidR="00370E37" w:rsidRPr="00A44348">
            <w:rPr>
              <w:lang w:val="pt-BR"/>
              <w:rPrChange w:id="293" w:author="Ines" w:date="2022-06-09T10:07:00Z">
                <w:rPr/>
              </w:rPrChange>
            </w:rPr>
            <w:instrText xml:space="preserve"> HYPERLINK \l "_heading=h.32hioqz" </w:instrText>
          </w:r>
          <w:r w:rsidR="00370E37">
            <w:fldChar w:fldCharType="separate"/>
          </w:r>
          <w:r w:rsidR="00370E37">
            <w:fldChar w:fldCharType="end"/>
          </w:r>
        </w:p>
        <w:p w14:paraId="4C145EA9"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294" w:author="Ines" w:date="2022-06-09T10:07:00Z">
                <w:rPr>
                  <w:rFonts w:ascii="Calibri" w:eastAsia="Calibri" w:hAnsi="Calibri" w:cs="Calibri"/>
                  <w:color w:val="000000"/>
                  <w:sz w:val="22"/>
                  <w:szCs w:val="22"/>
                </w:rPr>
              </w:rPrChange>
            </w:rPr>
          </w:pPr>
          <w:r>
            <w:fldChar w:fldCharType="end"/>
          </w:r>
          <w:r w:rsidRPr="00A44348">
            <w:rPr>
              <w:color w:val="000000"/>
              <w:lang w:val="pt-BR"/>
              <w:rPrChange w:id="295" w:author="Ines" w:date="2022-06-09T10:07:00Z">
                <w:rPr>
                  <w:color w:val="000000"/>
                </w:rPr>
              </w:rPrChange>
            </w:rPr>
            <w:t>6.6</w:t>
          </w:r>
          <w:r w:rsidRPr="00A44348">
            <w:rPr>
              <w:rFonts w:ascii="Calibri" w:eastAsia="Calibri" w:hAnsi="Calibri" w:cs="Calibri"/>
              <w:color w:val="000000"/>
              <w:sz w:val="22"/>
              <w:szCs w:val="22"/>
              <w:lang w:val="pt-BR"/>
              <w:rPrChange w:id="296" w:author="Ines" w:date="2022-06-09T10:07:00Z">
                <w:rPr>
                  <w:rFonts w:ascii="Calibri" w:eastAsia="Calibri" w:hAnsi="Calibri" w:cs="Calibri"/>
                  <w:color w:val="000000"/>
                  <w:sz w:val="22"/>
                  <w:szCs w:val="22"/>
                </w:rPr>
              </w:rPrChange>
            </w:rPr>
            <w:tab/>
          </w:r>
          <w:r w:rsidRPr="00A44348">
            <w:rPr>
              <w:color w:val="000000"/>
              <w:lang w:val="pt-BR"/>
              <w:rPrChange w:id="297" w:author="Ines" w:date="2022-06-09T10:07:00Z">
                <w:rPr>
                  <w:color w:val="000000"/>
                </w:rPr>
              </w:rPrChange>
            </w:rPr>
            <w:t>Requisitos Legais</w:t>
          </w:r>
          <w:r w:rsidRPr="00A44348">
            <w:rPr>
              <w:color w:val="000000"/>
              <w:lang w:val="pt-BR"/>
              <w:rPrChange w:id="298" w:author="Ines" w:date="2022-06-09T10:07:00Z">
                <w:rPr>
                  <w:color w:val="000000"/>
                </w:rPr>
              </w:rPrChange>
            </w:rPr>
            <w:tab/>
          </w:r>
          <w:r>
            <w:fldChar w:fldCharType="begin"/>
          </w:r>
          <w:r w:rsidRPr="00A44348">
            <w:rPr>
              <w:lang w:val="pt-BR"/>
              <w:rPrChange w:id="299" w:author="Ines" w:date="2022-06-09T10:07:00Z">
                <w:rPr/>
              </w:rPrChange>
            </w:rPr>
            <w:instrText xml:space="preserve"> PAGEREF _heading=h.1hmsyys \h </w:instrText>
          </w:r>
          <w:r>
            <w:fldChar w:fldCharType="separate"/>
          </w:r>
          <w:r w:rsidRPr="00A44348">
            <w:rPr>
              <w:color w:val="000000"/>
              <w:lang w:val="pt-BR"/>
              <w:rPrChange w:id="300" w:author="Ines" w:date="2022-06-09T10:07:00Z">
                <w:rPr>
                  <w:color w:val="000000"/>
                </w:rPr>
              </w:rPrChange>
            </w:rPr>
            <w:t>17</w:t>
          </w:r>
          <w:r w:rsidR="00370E37">
            <w:fldChar w:fldCharType="begin"/>
          </w:r>
          <w:r w:rsidR="00370E37" w:rsidRPr="00A44348">
            <w:rPr>
              <w:lang w:val="pt-BR"/>
              <w:rPrChange w:id="301" w:author="Ines" w:date="2022-06-09T10:07:00Z">
                <w:rPr/>
              </w:rPrChange>
            </w:rPr>
            <w:instrText xml:space="preserve"> HYPERLINK \l "_heading=h.1hmsyys" </w:instrText>
          </w:r>
          <w:r w:rsidR="00370E37">
            <w:fldChar w:fldCharType="separate"/>
          </w:r>
          <w:r w:rsidR="00370E37">
            <w:fldChar w:fldCharType="end"/>
          </w:r>
        </w:p>
        <w:p w14:paraId="44805302"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302" w:author="Ines" w:date="2022-06-09T10:07:00Z">
                <w:rPr>
                  <w:rFonts w:ascii="Calibri" w:eastAsia="Calibri" w:hAnsi="Calibri" w:cs="Calibri"/>
                  <w:color w:val="000000"/>
                  <w:sz w:val="22"/>
                  <w:szCs w:val="22"/>
                </w:rPr>
              </w:rPrChange>
            </w:rPr>
          </w:pPr>
          <w:r>
            <w:fldChar w:fldCharType="end"/>
          </w:r>
          <w:r w:rsidRPr="00A44348">
            <w:rPr>
              <w:color w:val="000000"/>
              <w:lang w:val="pt-BR"/>
              <w:rPrChange w:id="303" w:author="Ines" w:date="2022-06-09T10:07:00Z">
                <w:rPr>
                  <w:color w:val="000000"/>
                </w:rPr>
              </w:rPrChange>
            </w:rPr>
            <w:t>6.7</w:t>
          </w:r>
          <w:r w:rsidRPr="00A44348">
            <w:rPr>
              <w:rFonts w:ascii="Calibri" w:eastAsia="Calibri" w:hAnsi="Calibri" w:cs="Calibri"/>
              <w:color w:val="000000"/>
              <w:sz w:val="22"/>
              <w:szCs w:val="22"/>
              <w:lang w:val="pt-BR"/>
              <w:rPrChange w:id="304" w:author="Ines" w:date="2022-06-09T10:07:00Z">
                <w:rPr>
                  <w:rFonts w:ascii="Calibri" w:eastAsia="Calibri" w:hAnsi="Calibri" w:cs="Calibri"/>
                  <w:color w:val="000000"/>
                  <w:sz w:val="22"/>
                  <w:szCs w:val="22"/>
                </w:rPr>
              </w:rPrChange>
            </w:rPr>
            <w:tab/>
          </w:r>
          <w:r w:rsidRPr="00A44348">
            <w:rPr>
              <w:color w:val="000000"/>
              <w:lang w:val="pt-BR"/>
              <w:rPrChange w:id="305" w:author="Ines" w:date="2022-06-09T10:07:00Z">
                <w:rPr>
                  <w:color w:val="000000"/>
                </w:rPr>
              </w:rPrChange>
            </w:rPr>
            <w:t>Requisitos de Segurança</w:t>
          </w:r>
          <w:r w:rsidRPr="00A44348">
            <w:rPr>
              <w:color w:val="000000"/>
              <w:lang w:val="pt-BR"/>
              <w:rPrChange w:id="306" w:author="Ines" w:date="2022-06-09T10:07:00Z">
                <w:rPr>
                  <w:color w:val="000000"/>
                </w:rPr>
              </w:rPrChange>
            </w:rPr>
            <w:tab/>
          </w:r>
          <w:r>
            <w:fldChar w:fldCharType="begin"/>
          </w:r>
          <w:r w:rsidRPr="00A44348">
            <w:rPr>
              <w:lang w:val="pt-BR"/>
              <w:rPrChange w:id="307" w:author="Ines" w:date="2022-06-09T10:07:00Z">
                <w:rPr/>
              </w:rPrChange>
            </w:rPr>
            <w:instrText xml:space="preserve"> PAGEREF _heading=h.41mghml \h </w:instrText>
          </w:r>
          <w:r>
            <w:fldChar w:fldCharType="separate"/>
          </w:r>
          <w:r w:rsidRPr="00A44348">
            <w:rPr>
              <w:color w:val="000000"/>
              <w:lang w:val="pt-BR"/>
              <w:rPrChange w:id="308" w:author="Ines" w:date="2022-06-09T10:07:00Z">
                <w:rPr>
                  <w:color w:val="000000"/>
                </w:rPr>
              </w:rPrChange>
            </w:rPr>
            <w:t>17</w:t>
          </w:r>
          <w:r w:rsidR="00370E37">
            <w:fldChar w:fldCharType="begin"/>
          </w:r>
          <w:r w:rsidR="00370E37" w:rsidRPr="00A44348">
            <w:rPr>
              <w:lang w:val="pt-BR"/>
              <w:rPrChange w:id="309" w:author="Ines" w:date="2022-06-09T10:07:00Z">
                <w:rPr/>
              </w:rPrChange>
            </w:rPr>
            <w:instrText xml:space="preserve"> HYPERLINK \l "_heading=h.41mghml" </w:instrText>
          </w:r>
          <w:r w:rsidR="00370E37">
            <w:fldChar w:fldCharType="separate"/>
          </w:r>
          <w:r w:rsidR="00370E37">
            <w:fldChar w:fldCharType="end"/>
          </w:r>
        </w:p>
        <w:p w14:paraId="09FD56DC" w14:textId="77777777" w:rsidR="00341B5B" w:rsidRPr="00A44348" w:rsidRDefault="003E6BDD">
          <w:pPr>
            <w:pBdr>
              <w:top w:val="nil"/>
              <w:left w:val="nil"/>
              <w:bottom w:val="nil"/>
              <w:right w:val="nil"/>
              <w:between w:val="nil"/>
            </w:pBdr>
            <w:tabs>
              <w:tab w:val="right" w:pos="9360"/>
              <w:tab w:val="left" w:pos="1000"/>
            </w:tabs>
            <w:spacing w:line="240" w:lineRule="auto"/>
            <w:ind w:left="432" w:right="720"/>
            <w:rPr>
              <w:rFonts w:ascii="Calibri" w:eastAsia="Calibri" w:hAnsi="Calibri" w:cs="Calibri"/>
              <w:color w:val="000000"/>
              <w:sz w:val="22"/>
              <w:szCs w:val="22"/>
              <w:lang w:val="pt-BR"/>
              <w:rPrChange w:id="310" w:author="Ines" w:date="2022-06-09T10:07:00Z">
                <w:rPr>
                  <w:rFonts w:ascii="Calibri" w:eastAsia="Calibri" w:hAnsi="Calibri" w:cs="Calibri"/>
                  <w:color w:val="000000"/>
                  <w:sz w:val="22"/>
                  <w:szCs w:val="22"/>
                </w:rPr>
              </w:rPrChange>
            </w:rPr>
          </w:pPr>
          <w:r>
            <w:fldChar w:fldCharType="end"/>
          </w:r>
          <w:r w:rsidRPr="00A44348">
            <w:rPr>
              <w:color w:val="000000"/>
              <w:lang w:val="pt-BR"/>
              <w:rPrChange w:id="311" w:author="Ines" w:date="2022-06-09T10:07:00Z">
                <w:rPr>
                  <w:color w:val="000000"/>
                </w:rPr>
              </w:rPrChange>
            </w:rPr>
            <w:t>6.8</w:t>
          </w:r>
          <w:r w:rsidRPr="00A44348">
            <w:rPr>
              <w:rFonts w:ascii="Calibri" w:eastAsia="Calibri" w:hAnsi="Calibri" w:cs="Calibri"/>
              <w:color w:val="000000"/>
              <w:sz w:val="22"/>
              <w:szCs w:val="22"/>
              <w:lang w:val="pt-BR"/>
              <w:rPrChange w:id="312" w:author="Ines" w:date="2022-06-09T10:07:00Z">
                <w:rPr>
                  <w:rFonts w:ascii="Calibri" w:eastAsia="Calibri" w:hAnsi="Calibri" w:cs="Calibri"/>
                  <w:color w:val="000000"/>
                  <w:sz w:val="22"/>
                  <w:szCs w:val="22"/>
                </w:rPr>
              </w:rPrChange>
            </w:rPr>
            <w:tab/>
          </w:r>
          <w:r w:rsidRPr="00A44348">
            <w:rPr>
              <w:color w:val="000000"/>
              <w:lang w:val="pt-BR"/>
              <w:rPrChange w:id="313" w:author="Ines" w:date="2022-06-09T10:07:00Z">
                <w:rPr>
                  <w:color w:val="000000"/>
                </w:rPr>
              </w:rPrChange>
            </w:rPr>
            <w:t>Outros Requisistos Não Funcionais</w:t>
          </w:r>
          <w:r w:rsidRPr="00A44348">
            <w:rPr>
              <w:color w:val="000000"/>
              <w:lang w:val="pt-BR"/>
              <w:rPrChange w:id="314" w:author="Ines" w:date="2022-06-09T10:07:00Z">
                <w:rPr>
                  <w:color w:val="000000"/>
                </w:rPr>
              </w:rPrChange>
            </w:rPr>
            <w:tab/>
          </w:r>
          <w:r>
            <w:fldChar w:fldCharType="begin"/>
          </w:r>
          <w:r w:rsidRPr="00A44348">
            <w:rPr>
              <w:lang w:val="pt-BR"/>
              <w:rPrChange w:id="315" w:author="Ines" w:date="2022-06-09T10:07:00Z">
                <w:rPr/>
              </w:rPrChange>
            </w:rPr>
            <w:instrText xml:space="preserve"> PAGEREF _heading=h.2grqrue \h </w:instrText>
          </w:r>
          <w:r>
            <w:fldChar w:fldCharType="separate"/>
          </w:r>
          <w:r w:rsidRPr="00A44348">
            <w:rPr>
              <w:color w:val="000000"/>
              <w:lang w:val="pt-BR"/>
              <w:rPrChange w:id="316" w:author="Ines" w:date="2022-06-09T10:07:00Z">
                <w:rPr>
                  <w:color w:val="000000"/>
                </w:rPr>
              </w:rPrChange>
            </w:rPr>
            <w:t>18</w:t>
          </w:r>
          <w:r w:rsidR="00370E37">
            <w:fldChar w:fldCharType="begin"/>
          </w:r>
          <w:r w:rsidR="00370E37" w:rsidRPr="00A44348">
            <w:rPr>
              <w:lang w:val="pt-BR"/>
              <w:rPrChange w:id="317" w:author="Ines" w:date="2022-06-09T10:07:00Z">
                <w:rPr/>
              </w:rPrChange>
            </w:rPr>
            <w:instrText xml:space="preserve"> HYPERLINK \l "_heading=h.2grqru</w:instrText>
          </w:r>
          <w:r w:rsidR="00370E37" w:rsidRPr="00A44348">
            <w:rPr>
              <w:lang w:val="pt-BR"/>
              <w:rPrChange w:id="318" w:author="Ines" w:date="2022-06-09T10:07:00Z">
                <w:rPr/>
              </w:rPrChange>
            </w:rPr>
            <w:instrText xml:space="preserve">e" </w:instrText>
          </w:r>
          <w:r w:rsidR="00370E37">
            <w:fldChar w:fldCharType="separate"/>
          </w:r>
          <w:r w:rsidR="00370E37">
            <w:fldChar w:fldCharType="end"/>
          </w:r>
        </w:p>
        <w:p w14:paraId="56F9F54F" w14:textId="77777777" w:rsidR="00341B5B" w:rsidRDefault="003E6BDD">
          <w:pPr>
            <w:pBdr>
              <w:top w:val="nil"/>
              <w:left w:val="nil"/>
              <w:bottom w:val="nil"/>
              <w:right w:val="nil"/>
              <w:between w:val="nil"/>
            </w:pBdr>
            <w:tabs>
              <w:tab w:val="right" w:pos="9360"/>
              <w:tab w:val="left" w:pos="432"/>
            </w:tabs>
            <w:spacing w:before="240" w:after="60" w:line="240" w:lineRule="auto"/>
            <w:ind w:right="720"/>
            <w:rPr>
              <w:rFonts w:ascii="Calibri" w:eastAsia="Calibri" w:hAnsi="Calibri" w:cs="Calibri"/>
              <w:color w:val="000000"/>
              <w:sz w:val="22"/>
              <w:szCs w:val="22"/>
            </w:rPr>
          </w:pPr>
          <w:r>
            <w:fldChar w:fldCharType="end"/>
          </w:r>
          <w:r>
            <w:rPr>
              <w:color w:val="000000"/>
            </w:rPr>
            <w:t>7.</w:t>
          </w:r>
          <w:r>
            <w:rPr>
              <w:rFonts w:ascii="Calibri" w:eastAsia="Calibri" w:hAnsi="Calibri" w:cs="Calibri"/>
              <w:color w:val="000000"/>
              <w:sz w:val="22"/>
              <w:szCs w:val="22"/>
            </w:rPr>
            <w:tab/>
          </w:r>
          <w:r>
            <w:rPr>
              <w:color w:val="000000"/>
            </w:rPr>
            <w:t>Referências</w:t>
          </w:r>
          <w:r>
            <w:rPr>
              <w:color w:val="000000"/>
            </w:rPr>
            <w:tab/>
          </w:r>
          <w:r>
            <w:fldChar w:fldCharType="begin"/>
          </w:r>
          <w:r>
            <w:instrText xml:space="preserve"> PAGEREF _heading=h.vx1227 \h </w:instrText>
          </w:r>
          <w:r>
            <w:fldChar w:fldCharType="separate"/>
          </w:r>
          <w:r>
            <w:rPr>
              <w:color w:val="000000"/>
            </w:rPr>
            <w:t>18</w:t>
          </w:r>
          <w:hyperlink w:anchor="_heading=h.vx1227" w:history="1"/>
          <w:r>
            <w:fldChar w:fldCharType="end"/>
          </w:r>
        </w:p>
      </w:sdtContent>
    </w:sdt>
    <w:bookmarkStart w:id="319" w:name="_heading=h.30j0zll" w:colFirst="0" w:colLast="0"/>
    <w:bookmarkEnd w:id="319"/>
    <w:p w14:paraId="4E44CB2A" w14:textId="77777777" w:rsidR="00341B5B" w:rsidRDefault="003E6BDD">
      <w:pPr>
        <w:pStyle w:val="Ttulo"/>
      </w:pPr>
      <w:r>
        <w:fldChar w:fldCharType="end"/>
      </w:r>
      <w:r>
        <w:br w:type="page"/>
      </w:r>
      <w:r>
        <w:lastRenderedPageBreak/>
        <w:t xml:space="preserve">Especificação de Requisitos  </w:t>
      </w:r>
    </w:p>
    <w:p w14:paraId="4032E093" w14:textId="77777777" w:rsidR="00341B5B" w:rsidRDefault="00341B5B">
      <w:pPr>
        <w:pBdr>
          <w:top w:val="nil"/>
          <w:left w:val="nil"/>
          <w:bottom w:val="nil"/>
          <w:right w:val="nil"/>
          <w:between w:val="nil"/>
        </w:pBdr>
        <w:spacing w:after="120" w:line="240" w:lineRule="auto"/>
        <w:ind w:left="720"/>
        <w:rPr>
          <w:i/>
          <w:color w:val="0000FF"/>
        </w:rPr>
      </w:pPr>
    </w:p>
    <w:p w14:paraId="7ADE4AD4" w14:textId="77777777" w:rsidR="00341B5B" w:rsidRDefault="003E6BDD">
      <w:pPr>
        <w:pStyle w:val="Ttulo1"/>
        <w:numPr>
          <w:ilvl w:val="0"/>
          <w:numId w:val="9"/>
        </w:numPr>
      </w:pPr>
      <w:bookmarkStart w:id="320" w:name="_heading=h.1fob9te" w:colFirst="0" w:colLast="0"/>
      <w:bookmarkEnd w:id="320"/>
      <w:r>
        <w:t>Objetivo</w:t>
      </w:r>
    </w:p>
    <w:p w14:paraId="3CE9A8A4" w14:textId="40ED1164" w:rsidR="00341B5B" w:rsidDel="007835EF" w:rsidRDefault="003E6BDD">
      <w:pPr>
        <w:widowControl/>
        <w:pBdr>
          <w:top w:val="nil"/>
          <w:left w:val="nil"/>
          <w:bottom w:val="nil"/>
          <w:right w:val="nil"/>
          <w:between w:val="nil"/>
        </w:pBdr>
        <w:spacing w:line="240" w:lineRule="auto"/>
        <w:ind w:left="708"/>
        <w:jc w:val="both"/>
        <w:rPr>
          <w:del w:id="321" w:author="Igor Santiago" w:date="2022-06-08T20:55:00Z"/>
          <w:color w:val="000000"/>
        </w:rPr>
      </w:pPr>
      <w:del w:id="322" w:author="Igor Santiago" w:date="2022-06-08T20:55:00Z">
        <w:r w:rsidDel="007835EF">
          <w:rPr>
            <w:color w:val="000000"/>
          </w:rPr>
          <w:delText xml:space="preserve">Descreve-se aqui o propósito desse documento. </w:delText>
        </w:r>
      </w:del>
    </w:p>
    <w:p w14:paraId="0B28C19E" w14:textId="77777777" w:rsidR="007835EF" w:rsidRPr="00A44348" w:rsidRDefault="007835EF" w:rsidP="007835EF">
      <w:pPr>
        <w:widowControl/>
        <w:pBdr>
          <w:top w:val="nil"/>
          <w:left w:val="nil"/>
          <w:bottom w:val="nil"/>
          <w:right w:val="nil"/>
          <w:between w:val="nil"/>
        </w:pBdr>
        <w:spacing w:line="240" w:lineRule="auto"/>
        <w:ind w:left="708"/>
        <w:jc w:val="both"/>
        <w:rPr>
          <w:ins w:id="323" w:author="Igor Santiago" w:date="2022-06-08T20:55:00Z"/>
          <w:color w:val="000000"/>
          <w:lang w:val="pt-BR"/>
          <w:rPrChange w:id="324" w:author="Ines" w:date="2022-06-09T10:14:00Z">
            <w:rPr>
              <w:ins w:id="325" w:author="Igor Santiago" w:date="2022-06-08T20:55:00Z"/>
              <w:color w:val="000000"/>
            </w:rPr>
          </w:rPrChange>
        </w:rPr>
      </w:pPr>
      <w:ins w:id="326" w:author="Igor Santiago" w:date="2022-06-08T20:55:00Z">
        <w:r w:rsidRPr="00A44348">
          <w:rPr>
            <w:color w:val="000000"/>
            <w:lang w:val="pt-BR"/>
            <w:rPrChange w:id="327" w:author="Ines" w:date="2022-06-09T10:14:00Z">
              <w:rPr>
                <w:color w:val="000000"/>
              </w:rPr>
            </w:rPrChange>
          </w:rPr>
          <w:t xml:space="preserve">O objetivo deste documento é trazer todos os requisitos e especificações do projeto de um sistema de venda e compras de carros, dessa forma, o documento servirá como base para o desenvolvimento de todo o aplicativo, que será construído para plataforma desktop. Além de servir como base do projeto para início e formulação de ideias com o cliente, também servirá como um documento para sanar as dúvidas de projeto durante o andamento do desenvolvimento. </w:t>
        </w:r>
      </w:ins>
    </w:p>
    <w:p w14:paraId="359886DE" w14:textId="77777777" w:rsidR="007835EF" w:rsidRPr="00A44348" w:rsidRDefault="007835EF" w:rsidP="007835EF">
      <w:pPr>
        <w:widowControl/>
        <w:pBdr>
          <w:top w:val="nil"/>
          <w:left w:val="nil"/>
          <w:bottom w:val="nil"/>
          <w:right w:val="nil"/>
          <w:between w:val="nil"/>
        </w:pBdr>
        <w:spacing w:line="240" w:lineRule="auto"/>
        <w:ind w:left="708"/>
        <w:jc w:val="both"/>
        <w:rPr>
          <w:ins w:id="328" w:author="Igor Santiago" w:date="2022-06-08T20:55:00Z"/>
          <w:color w:val="000000"/>
          <w:lang w:val="pt-BR"/>
          <w:rPrChange w:id="329" w:author="Ines" w:date="2022-06-09T10:14:00Z">
            <w:rPr>
              <w:ins w:id="330" w:author="Igor Santiago" w:date="2022-06-08T20:55:00Z"/>
              <w:color w:val="000000"/>
            </w:rPr>
          </w:rPrChange>
        </w:rPr>
      </w:pPr>
    </w:p>
    <w:p w14:paraId="61C0F05C" w14:textId="377ABC87" w:rsidR="007835EF" w:rsidRPr="00A44348" w:rsidRDefault="007835EF" w:rsidP="007835EF">
      <w:pPr>
        <w:widowControl/>
        <w:pBdr>
          <w:top w:val="nil"/>
          <w:left w:val="nil"/>
          <w:bottom w:val="nil"/>
          <w:right w:val="nil"/>
          <w:between w:val="nil"/>
        </w:pBdr>
        <w:spacing w:line="240" w:lineRule="auto"/>
        <w:ind w:left="708"/>
        <w:jc w:val="both"/>
        <w:rPr>
          <w:ins w:id="331" w:author="Igor Santiago" w:date="2022-06-08T20:55:00Z"/>
          <w:color w:val="000000"/>
          <w:lang w:val="pt-BR"/>
          <w:rPrChange w:id="332" w:author="Ines" w:date="2022-06-09T10:14:00Z">
            <w:rPr>
              <w:ins w:id="333" w:author="Igor Santiago" w:date="2022-06-08T20:55:00Z"/>
              <w:color w:val="000000"/>
            </w:rPr>
          </w:rPrChange>
        </w:rPr>
      </w:pPr>
      <w:ins w:id="334" w:author="Igor Santiago" w:date="2022-06-08T20:55:00Z">
        <w:r w:rsidRPr="00A44348">
          <w:rPr>
            <w:color w:val="000000"/>
            <w:lang w:val="pt-BR"/>
            <w:rPrChange w:id="335" w:author="Ines" w:date="2022-06-09T10:14:00Z">
              <w:rPr>
                <w:color w:val="000000"/>
              </w:rPr>
            </w:rPrChange>
          </w:rPr>
          <w:t>Desta forma, entendemos que o documento é de extrema importância para o bom andamento do projeto como um todo, pois terá todo tipo de especificação e exigência do cliente, que facilitará também as decisões tomadas ao decorrer do período de desenvolvimento.</w:t>
        </w:r>
      </w:ins>
    </w:p>
    <w:p w14:paraId="6AF77EB5" w14:textId="77777777" w:rsidR="00341B5B" w:rsidRPr="00A44348" w:rsidDel="007835EF" w:rsidRDefault="00341B5B">
      <w:pPr>
        <w:widowControl/>
        <w:pBdr>
          <w:top w:val="nil"/>
          <w:left w:val="nil"/>
          <w:bottom w:val="nil"/>
          <w:right w:val="nil"/>
          <w:between w:val="nil"/>
        </w:pBdr>
        <w:spacing w:line="240" w:lineRule="auto"/>
        <w:ind w:left="708"/>
        <w:jc w:val="both"/>
        <w:rPr>
          <w:del w:id="336" w:author="Igor Santiago" w:date="2022-06-08T20:55:00Z"/>
          <w:color w:val="000000"/>
          <w:lang w:val="pt-BR"/>
          <w:rPrChange w:id="337" w:author="Ines" w:date="2022-06-09T10:14:00Z">
            <w:rPr>
              <w:del w:id="338" w:author="Igor Santiago" w:date="2022-06-08T20:55:00Z"/>
              <w:color w:val="000000"/>
            </w:rPr>
          </w:rPrChange>
        </w:rPr>
      </w:pPr>
    </w:p>
    <w:p w14:paraId="33C4CB82" w14:textId="4DA3AF8D" w:rsidR="00341B5B" w:rsidRPr="00A44348" w:rsidDel="007835EF" w:rsidRDefault="003E6BDD">
      <w:pPr>
        <w:widowControl/>
        <w:pBdr>
          <w:top w:val="nil"/>
          <w:left w:val="nil"/>
          <w:bottom w:val="nil"/>
          <w:right w:val="nil"/>
          <w:between w:val="nil"/>
        </w:pBdr>
        <w:spacing w:line="240" w:lineRule="auto"/>
        <w:jc w:val="both"/>
        <w:rPr>
          <w:del w:id="339" w:author="Igor Santiago" w:date="2022-06-08T20:55:00Z"/>
          <w:color w:val="0070C0"/>
          <w:lang w:val="pt-BR"/>
          <w:rPrChange w:id="340" w:author="Ines" w:date="2022-06-09T10:14:00Z">
            <w:rPr>
              <w:del w:id="341" w:author="Igor Santiago" w:date="2022-06-08T20:55:00Z"/>
              <w:color w:val="0070C0"/>
            </w:rPr>
          </w:rPrChange>
        </w:rPr>
        <w:pPrChange w:id="342" w:author="Igor Santiago" w:date="2022-06-08T20:55:00Z">
          <w:pPr>
            <w:widowControl/>
            <w:pBdr>
              <w:top w:val="nil"/>
              <w:left w:val="nil"/>
              <w:bottom w:val="nil"/>
              <w:right w:val="nil"/>
              <w:between w:val="nil"/>
            </w:pBdr>
            <w:spacing w:line="240" w:lineRule="auto"/>
            <w:ind w:left="708"/>
            <w:jc w:val="both"/>
          </w:pPr>
        </w:pPrChange>
      </w:pPr>
      <w:del w:id="343" w:author="Igor Santiago" w:date="2022-06-08T20:55:00Z">
        <w:r w:rsidRPr="00A44348" w:rsidDel="007835EF">
          <w:rPr>
            <w:color w:val="0070C0"/>
            <w:lang w:val="pt-BR"/>
            <w:rPrChange w:id="344" w:author="Ines" w:date="2022-06-09T10:14:00Z">
              <w:rPr>
                <w:color w:val="0070C0"/>
              </w:rPr>
            </w:rPrChange>
          </w:rPr>
          <w:delText>Geralmente, o objetivo da especificação de requisitos é apresentar os requisitos contempláveis ou não contempláveis que são importantes para o desenvolvimento de um sistema. Os requisitos determinam o que um sistema deve fazer, em outras palavras, do que o sistema deve ser capaz ou quais são os serviços e funcionalidades por ele oferecidos. Para cada requisito é também preciso definir quais são os critérios de aceitação do cliente para elencar esse requisito como satisfeito, isto é, é preciso levantar como o cliente determinará que cada serviço ou funcionalidade foi corretamente implementado e está pronto para uso. Para isso, estes requisitos e critérios de aceitação devem ser levantados pela equipe do projeto, em conjunto com representantes do cliente, usuários chaves e outros especialistas da área de aplicação.</w:delText>
        </w:r>
      </w:del>
    </w:p>
    <w:p w14:paraId="1FC0077B" w14:textId="1B92A60B" w:rsidR="00341B5B" w:rsidRPr="00A44348" w:rsidDel="007835EF" w:rsidRDefault="00341B5B">
      <w:pPr>
        <w:widowControl/>
        <w:spacing w:line="240" w:lineRule="auto"/>
        <w:rPr>
          <w:del w:id="345" w:author="Igor Santiago" w:date="2022-06-08T20:55:00Z"/>
          <w:color w:val="0070C0"/>
          <w:sz w:val="22"/>
          <w:szCs w:val="22"/>
          <w:lang w:val="pt-BR"/>
          <w:rPrChange w:id="346" w:author="Ines" w:date="2022-06-09T10:14:00Z">
            <w:rPr>
              <w:del w:id="347" w:author="Igor Santiago" w:date="2022-06-08T20:55:00Z"/>
              <w:color w:val="0070C0"/>
              <w:sz w:val="22"/>
              <w:szCs w:val="22"/>
            </w:rPr>
          </w:rPrChange>
        </w:rPr>
      </w:pPr>
    </w:p>
    <w:p w14:paraId="24EBB794" w14:textId="559AC2CC" w:rsidR="00341B5B" w:rsidRPr="00A44348" w:rsidDel="007835EF" w:rsidRDefault="003E6BDD">
      <w:pPr>
        <w:widowControl/>
        <w:pBdr>
          <w:top w:val="nil"/>
          <w:left w:val="nil"/>
          <w:bottom w:val="nil"/>
          <w:right w:val="nil"/>
          <w:between w:val="nil"/>
        </w:pBdr>
        <w:spacing w:line="240" w:lineRule="auto"/>
        <w:jc w:val="both"/>
        <w:rPr>
          <w:del w:id="348" w:author="Igor Santiago" w:date="2022-06-08T20:55:00Z"/>
          <w:color w:val="0070C0"/>
          <w:lang w:val="pt-BR"/>
          <w:rPrChange w:id="349" w:author="Ines" w:date="2022-06-09T10:14:00Z">
            <w:rPr>
              <w:del w:id="350" w:author="Igor Santiago" w:date="2022-06-08T20:55:00Z"/>
              <w:color w:val="0070C0"/>
            </w:rPr>
          </w:rPrChange>
        </w:rPr>
        <w:pPrChange w:id="351" w:author="Igor Santiago" w:date="2022-06-08T20:55:00Z">
          <w:pPr>
            <w:widowControl/>
            <w:pBdr>
              <w:top w:val="nil"/>
              <w:left w:val="nil"/>
              <w:bottom w:val="nil"/>
              <w:right w:val="nil"/>
              <w:between w:val="nil"/>
            </w:pBdr>
            <w:spacing w:line="240" w:lineRule="auto"/>
            <w:ind w:left="708"/>
            <w:jc w:val="both"/>
          </w:pPr>
        </w:pPrChange>
      </w:pPr>
      <w:del w:id="352" w:author="Igor Santiago" w:date="2022-06-08T20:55:00Z">
        <w:r w:rsidRPr="00A44348" w:rsidDel="007835EF">
          <w:rPr>
            <w:color w:val="0070C0"/>
            <w:lang w:val="pt-BR"/>
            <w:rPrChange w:id="353" w:author="Ines" w:date="2022-06-09T10:14:00Z">
              <w:rPr>
                <w:color w:val="0070C0"/>
              </w:rPr>
            </w:rPrChange>
          </w:rPr>
          <w:delText>Os requisitos também determinam como o software interage com as pessoas, com o hardware do sistema, com outros sistemas e com outros produtos? Noutras palavras, qual é o comportamento esperado para o sistema, isto é, como o usuário e sistema irão interagir para a obtenção de cada funcionalidade?</w:delText>
        </w:r>
      </w:del>
    </w:p>
    <w:p w14:paraId="01EE5D98" w14:textId="2D2FEFD7" w:rsidR="00341B5B" w:rsidRPr="00A44348" w:rsidDel="007835EF" w:rsidRDefault="00341B5B">
      <w:pPr>
        <w:widowControl/>
        <w:spacing w:line="240" w:lineRule="auto"/>
        <w:ind w:firstLine="708"/>
        <w:rPr>
          <w:del w:id="354" w:author="Igor Santiago" w:date="2022-06-08T20:55:00Z"/>
          <w:color w:val="0070C0"/>
          <w:lang w:val="pt-BR"/>
          <w:rPrChange w:id="355" w:author="Ines" w:date="2022-06-09T10:14:00Z">
            <w:rPr>
              <w:del w:id="356" w:author="Igor Santiago" w:date="2022-06-08T20:55:00Z"/>
              <w:color w:val="0070C0"/>
            </w:rPr>
          </w:rPrChange>
        </w:rPr>
      </w:pPr>
    </w:p>
    <w:p w14:paraId="308945DE" w14:textId="58D0193C" w:rsidR="00341B5B" w:rsidRPr="00A44348" w:rsidDel="007835EF" w:rsidRDefault="003E6BDD">
      <w:pPr>
        <w:widowControl/>
        <w:pBdr>
          <w:top w:val="nil"/>
          <w:left w:val="nil"/>
          <w:bottom w:val="nil"/>
          <w:right w:val="nil"/>
          <w:between w:val="nil"/>
        </w:pBdr>
        <w:spacing w:line="240" w:lineRule="auto"/>
        <w:jc w:val="both"/>
        <w:rPr>
          <w:del w:id="357" w:author="Igor Santiago" w:date="2022-06-08T20:55:00Z"/>
          <w:color w:val="0070C0"/>
          <w:lang w:val="pt-BR"/>
          <w:rPrChange w:id="358" w:author="Ines" w:date="2022-06-09T10:14:00Z">
            <w:rPr>
              <w:del w:id="359" w:author="Igor Santiago" w:date="2022-06-08T20:55:00Z"/>
              <w:color w:val="0070C0"/>
            </w:rPr>
          </w:rPrChange>
        </w:rPr>
        <w:pPrChange w:id="360" w:author="Igor Santiago" w:date="2022-06-08T20:55:00Z">
          <w:pPr>
            <w:widowControl/>
            <w:pBdr>
              <w:top w:val="nil"/>
              <w:left w:val="nil"/>
              <w:bottom w:val="nil"/>
              <w:right w:val="nil"/>
              <w:between w:val="nil"/>
            </w:pBdr>
            <w:spacing w:line="240" w:lineRule="auto"/>
            <w:ind w:left="708"/>
            <w:jc w:val="both"/>
          </w:pPr>
        </w:pPrChange>
      </w:pPr>
      <w:del w:id="361" w:author="Igor Santiago" w:date="2022-06-08T20:55:00Z">
        <w:r w:rsidRPr="00A44348" w:rsidDel="007835EF">
          <w:rPr>
            <w:color w:val="0070C0"/>
            <w:lang w:val="pt-BR"/>
            <w:rPrChange w:id="362" w:author="Ines" w:date="2022-06-09T10:14:00Z">
              <w:rPr>
                <w:color w:val="0070C0"/>
              </w:rPr>
            </w:rPrChange>
          </w:rPr>
          <w:delText>Os requisitos podem ser do seguintes tipos:</w:delText>
        </w:r>
      </w:del>
    </w:p>
    <w:p w14:paraId="1D4A3197" w14:textId="4264EC1D" w:rsidR="00341B5B" w:rsidRPr="00A44348" w:rsidDel="007835EF" w:rsidRDefault="00341B5B">
      <w:pPr>
        <w:widowControl/>
        <w:pBdr>
          <w:top w:val="nil"/>
          <w:left w:val="nil"/>
          <w:bottom w:val="nil"/>
          <w:right w:val="nil"/>
          <w:between w:val="nil"/>
        </w:pBdr>
        <w:spacing w:line="240" w:lineRule="auto"/>
        <w:jc w:val="both"/>
        <w:rPr>
          <w:del w:id="363" w:author="Igor Santiago" w:date="2022-06-08T20:55:00Z"/>
          <w:color w:val="0070C0"/>
          <w:lang w:val="pt-BR"/>
          <w:rPrChange w:id="364" w:author="Ines" w:date="2022-06-09T10:14:00Z">
            <w:rPr>
              <w:del w:id="365" w:author="Igor Santiago" w:date="2022-06-08T20:55:00Z"/>
              <w:color w:val="0070C0"/>
            </w:rPr>
          </w:rPrChange>
        </w:rPr>
        <w:pPrChange w:id="366" w:author="Igor Santiago" w:date="2022-06-08T20:55:00Z">
          <w:pPr>
            <w:widowControl/>
            <w:pBdr>
              <w:top w:val="nil"/>
              <w:left w:val="nil"/>
              <w:bottom w:val="nil"/>
              <w:right w:val="nil"/>
              <w:between w:val="nil"/>
            </w:pBdr>
            <w:spacing w:line="240" w:lineRule="auto"/>
            <w:ind w:left="624"/>
            <w:jc w:val="both"/>
          </w:pPr>
        </w:pPrChange>
      </w:pPr>
    </w:p>
    <w:p w14:paraId="425D3377" w14:textId="3276CA9F" w:rsidR="00341B5B" w:rsidRPr="00A44348" w:rsidDel="007835EF" w:rsidRDefault="003E6BDD">
      <w:pPr>
        <w:numPr>
          <w:ilvl w:val="0"/>
          <w:numId w:val="8"/>
        </w:numPr>
        <w:ind w:left="0"/>
        <w:rPr>
          <w:del w:id="367" w:author="Igor Santiago" w:date="2022-06-08T20:55:00Z"/>
          <w:color w:val="0070C0"/>
          <w:lang w:val="pt-BR"/>
          <w:rPrChange w:id="368" w:author="Ines" w:date="2022-06-09T10:14:00Z">
            <w:rPr>
              <w:del w:id="369" w:author="Igor Santiago" w:date="2022-06-08T20:55:00Z"/>
              <w:color w:val="0070C0"/>
            </w:rPr>
          </w:rPrChange>
        </w:rPr>
        <w:pPrChange w:id="370" w:author="Igor Santiago" w:date="2022-06-08T20:55:00Z">
          <w:pPr>
            <w:numPr>
              <w:numId w:val="8"/>
            </w:numPr>
            <w:ind w:left="1440" w:hanging="360"/>
          </w:pPr>
        </w:pPrChange>
      </w:pPr>
      <w:del w:id="371" w:author="Igor Santiago" w:date="2022-06-08T20:55:00Z">
        <w:r w:rsidRPr="00A44348" w:rsidDel="007835EF">
          <w:rPr>
            <w:color w:val="0070C0"/>
            <w:lang w:val="pt-BR"/>
            <w:rPrChange w:id="372" w:author="Ines" w:date="2022-06-09T10:14:00Z">
              <w:rPr>
                <w:color w:val="0070C0"/>
              </w:rPr>
            </w:rPrChange>
          </w:rPr>
          <w:delText>Requisitos de negócio</w:delText>
        </w:r>
      </w:del>
    </w:p>
    <w:p w14:paraId="0C8C2C42" w14:textId="6F693130" w:rsidR="00341B5B" w:rsidRPr="00A44348" w:rsidDel="007835EF" w:rsidRDefault="003E6BDD">
      <w:pPr>
        <w:numPr>
          <w:ilvl w:val="0"/>
          <w:numId w:val="8"/>
        </w:numPr>
        <w:ind w:left="0"/>
        <w:rPr>
          <w:del w:id="373" w:author="Igor Santiago" w:date="2022-06-08T20:55:00Z"/>
          <w:color w:val="0070C0"/>
          <w:lang w:val="pt-BR"/>
          <w:rPrChange w:id="374" w:author="Ines" w:date="2022-06-09T10:14:00Z">
            <w:rPr>
              <w:del w:id="375" w:author="Igor Santiago" w:date="2022-06-08T20:55:00Z"/>
              <w:color w:val="0070C0"/>
            </w:rPr>
          </w:rPrChange>
        </w:rPr>
        <w:pPrChange w:id="376" w:author="Igor Santiago" w:date="2022-06-08T20:55:00Z">
          <w:pPr>
            <w:numPr>
              <w:numId w:val="8"/>
            </w:numPr>
            <w:ind w:left="1440" w:hanging="360"/>
          </w:pPr>
        </w:pPrChange>
      </w:pPr>
      <w:del w:id="377" w:author="Igor Santiago" w:date="2022-06-08T20:55:00Z">
        <w:r w:rsidRPr="00A44348" w:rsidDel="007835EF">
          <w:rPr>
            <w:color w:val="0070C0"/>
            <w:lang w:val="pt-BR"/>
            <w:rPrChange w:id="378" w:author="Ines" w:date="2022-06-09T10:14:00Z">
              <w:rPr>
                <w:color w:val="0070C0"/>
              </w:rPr>
            </w:rPrChange>
          </w:rPr>
          <w:delText>Requisitos legais e normativos</w:delText>
        </w:r>
      </w:del>
    </w:p>
    <w:p w14:paraId="788A9326" w14:textId="1F105329" w:rsidR="00341B5B" w:rsidRPr="00A44348" w:rsidDel="007835EF" w:rsidRDefault="003E6BDD">
      <w:pPr>
        <w:numPr>
          <w:ilvl w:val="0"/>
          <w:numId w:val="8"/>
        </w:numPr>
        <w:ind w:left="0"/>
        <w:rPr>
          <w:del w:id="379" w:author="Igor Santiago" w:date="2022-06-08T20:55:00Z"/>
          <w:color w:val="0070C0"/>
          <w:lang w:val="pt-BR"/>
          <w:rPrChange w:id="380" w:author="Ines" w:date="2022-06-09T10:14:00Z">
            <w:rPr>
              <w:del w:id="381" w:author="Igor Santiago" w:date="2022-06-08T20:55:00Z"/>
              <w:color w:val="0070C0"/>
            </w:rPr>
          </w:rPrChange>
        </w:rPr>
        <w:pPrChange w:id="382" w:author="Igor Santiago" w:date="2022-06-08T20:55:00Z">
          <w:pPr>
            <w:numPr>
              <w:numId w:val="8"/>
            </w:numPr>
            <w:ind w:left="1440" w:hanging="360"/>
          </w:pPr>
        </w:pPrChange>
      </w:pPr>
      <w:del w:id="383" w:author="Igor Santiago" w:date="2022-06-08T20:55:00Z">
        <w:r w:rsidRPr="00A44348" w:rsidDel="007835EF">
          <w:rPr>
            <w:color w:val="0070C0"/>
            <w:lang w:val="pt-BR"/>
            <w:rPrChange w:id="384" w:author="Ines" w:date="2022-06-09T10:14:00Z">
              <w:rPr>
                <w:color w:val="0070C0"/>
              </w:rPr>
            </w:rPrChange>
          </w:rPr>
          <w:delText>Atributos de qualidade do sistema: usabilidade, performance, disponibilidade, confiabilidade, etc</w:delText>
        </w:r>
      </w:del>
    </w:p>
    <w:p w14:paraId="773C1B54" w14:textId="1C94403F" w:rsidR="00341B5B" w:rsidRPr="00A44348" w:rsidDel="007835EF" w:rsidRDefault="003E6BDD">
      <w:pPr>
        <w:numPr>
          <w:ilvl w:val="0"/>
          <w:numId w:val="8"/>
        </w:numPr>
        <w:ind w:left="0"/>
        <w:rPr>
          <w:del w:id="385" w:author="Igor Santiago" w:date="2022-06-08T20:55:00Z"/>
          <w:color w:val="0070C0"/>
          <w:lang w:val="pt-BR"/>
          <w:rPrChange w:id="386" w:author="Ines" w:date="2022-06-09T10:14:00Z">
            <w:rPr>
              <w:del w:id="387" w:author="Igor Santiago" w:date="2022-06-08T20:55:00Z"/>
              <w:color w:val="0070C0"/>
            </w:rPr>
          </w:rPrChange>
        </w:rPr>
        <w:pPrChange w:id="388" w:author="Igor Santiago" w:date="2022-06-08T20:55:00Z">
          <w:pPr>
            <w:numPr>
              <w:numId w:val="8"/>
            </w:numPr>
            <w:ind w:left="1440" w:hanging="360"/>
          </w:pPr>
        </w:pPrChange>
      </w:pPr>
      <w:del w:id="389" w:author="Igor Santiago" w:date="2022-06-08T20:55:00Z">
        <w:r w:rsidRPr="00A44348" w:rsidDel="007835EF">
          <w:rPr>
            <w:color w:val="0070C0"/>
            <w:lang w:val="pt-BR"/>
            <w:rPrChange w:id="390" w:author="Ines" w:date="2022-06-09T10:14:00Z">
              <w:rPr>
                <w:color w:val="0070C0"/>
              </w:rPr>
            </w:rPrChange>
          </w:rPr>
          <w:delText>Outros requisitos de ambiente, compatibilidade e restrições do projeto</w:delText>
        </w:r>
      </w:del>
    </w:p>
    <w:p w14:paraId="57F14F8A" w14:textId="7E716123" w:rsidR="00341B5B" w:rsidRPr="00A44348" w:rsidDel="007835EF" w:rsidRDefault="00341B5B">
      <w:pPr>
        <w:rPr>
          <w:del w:id="391" w:author="Igor Santiago" w:date="2022-06-08T20:55:00Z"/>
          <w:color w:val="0070C0"/>
          <w:lang w:val="pt-BR"/>
          <w:rPrChange w:id="392" w:author="Ines" w:date="2022-06-09T10:14:00Z">
            <w:rPr>
              <w:del w:id="393" w:author="Igor Santiago" w:date="2022-06-08T20:55:00Z"/>
              <w:color w:val="0070C0"/>
            </w:rPr>
          </w:rPrChange>
        </w:rPr>
      </w:pPr>
    </w:p>
    <w:p w14:paraId="5F853BDF" w14:textId="6BA54091" w:rsidR="00341B5B" w:rsidRPr="00A44348" w:rsidDel="007835EF" w:rsidRDefault="003E6BDD">
      <w:pPr>
        <w:widowControl/>
        <w:pBdr>
          <w:top w:val="nil"/>
          <w:left w:val="nil"/>
          <w:bottom w:val="nil"/>
          <w:right w:val="nil"/>
          <w:between w:val="nil"/>
        </w:pBdr>
        <w:spacing w:line="240" w:lineRule="auto"/>
        <w:jc w:val="both"/>
        <w:rPr>
          <w:del w:id="394" w:author="Igor Santiago" w:date="2022-06-08T20:55:00Z"/>
          <w:color w:val="0070C0"/>
          <w:lang w:val="pt-BR"/>
          <w:rPrChange w:id="395" w:author="Ines" w:date="2022-06-09T10:14:00Z">
            <w:rPr>
              <w:del w:id="396" w:author="Igor Santiago" w:date="2022-06-08T20:55:00Z"/>
              <w:color w:val="0070C0"/>
            </w:rPr>
          </w:rPrChange>
        </w:rPr>
        <w:pPrChange w:id="397" w:author="Igor Santiago" w:date="2022-06-08T20:55:00Z">
          <w:pPr>
            <w:widowControl/>
            <w:pBdr>
              <w:top w:val="nil"/>
              <w:left w:val="nil"/>
              <w:bottom w:val="nil"/>
              <w:right w:val="nil"/>
              <w:between w:val="nil"/>
            </w:pBdr>
            <w:spacing w:line="240" w:lineRule="auto"/>
            <w:ind w:left="708"/>
            <w:jc w:val="both"/>
          </w:pPr>
        </w:pPrChange>
      </w:pPr>
      <w:del w:id="398" w:author="Igor Santiago" w:date="2022-06-08T20:55:00Z">
        <w:r w:rsidRPr="00A44348" w:rsidDel="007835EF">
          <w:rPr>
            <w:color w:val="0070C0"/>
            <w:lang w:val="pt-BR"/>
            <w:rPrChange w:id="399" w:author="Ines" w:date="2022-06-09T10:14:00Z">
              <w:rPr>
                <w:color w:val="0070C0"/>
              </w:rPr>
            </w:rPrChange>
          </w:rPr>
          <w:delText>Requisitos de alta qualidade são claros, completos, sem ambiguidade, implementáveis, consistentes, testáveis e possui critérios de aceitação objetivamente estabelecidos. Os requisitos que não apresentem estas qualidades são problemáticos: eles devem ser revistos e renegociados com os clientes e usuários.</w:delText>
        </w:r>
      </w:del>
    </w:p>
    <w:p w14:paraId="1556B294" w14:textId="77777777" w:rsidR="00341B5B" w:rsidRPr="00A44348" w:rsidRDefault="00341B5B">
      <w:pPr>
        <w:widowControl/>
        <w:pBdr>
          <w:top w:val="nil"/>
          <w:left w:val="nil"/>
          <w:bottom w:val="nil"/>
          <w:right w:val="nil"/>
          <w:between w:val="nil"/>
        </w:pBdr>
        <w:spacing w:line="240" w:lineRule="auto"/>
        <w:jc w:val="both"/>
        <w:rPr>
          <w:color w:val="000000"/>
          <w:lang w:val="pt-BR"/>
          <w:rPrChange w:id="400" w:author="Ines" w:date="2022-06-09T10:14:00Z">
            <w:rPr>
              <w:color w:val="000000"/>
            </w:rPr>
          </w:rPrChange>
        </w:rPr>
        <w:pPrChange w:id="401" w:author="Igor Santiago" w:date="2022-06-08T20:55:00Z">
          <w:pPr>
            <w:widowControl/>
            <w:pBdr>
              <w:top w:val="nil"/>
              <w:left w:val="nil"/>
              <w:bottom w:val="nil"/>
              <w:right w:val="nil"/>
              <w:between w:val="nil"/>
            </w:pBdr>
            <w:spacing w:line="240" w:lineRule="auto"/>
            <w:ind w:left="708"/>
            <w:jc w:val="both"/>
          </w:pPr>
        </w:pPrChange>
      </w:pPr>
    </w:p>
    <w:p w14:paraId="3A0DA611" w14:textId="77777777" w:rsidR="00341B5B" w:rsidRDefault="003E6BDD">
      <w:pPr>
        <w:pStyle w:val="Ttulo1"/>
        <w:widowControl/>
        <w:numPr>
          <w:ilvl w:val="0"/>
          <w:numId w:val="9"/>
        </w:numPr>
      </w:pPr>
      <w:bookmarkStart w:id="402" w:name="_heading=h.3znysh7" w:colFirst="0" w:colLast="0"/>
      <w:bookmarkEnd w:id="402"/>
      <w:r>
        <w:t>Descrição do Produto</w:t>
      </w:r>
    </w:p>
    <w:p w14:paraId="38A8ACE6" w14:textId="77777777" w:rsidR="00341B5B" w:rsidRDefault="003E6BDD">
      <w:pPr>
        <w:pStyle w:val="Ttulo2"/>
        <w:numPr>
          <w:ilvl w:val="1"/>
          <w:numId w:val="9"/>
        </w:numPr>
      </w:pPr>
      <w:bookmarkStart w:id="403" w:name="_heading=h.2et92p0" w:colFirst="0" w:colLast="0"/>
      <w:bookmarkEnd w:id="403"/>
      <w:r>
        <w:t>Escopo do Produto</w:t>
      </w:r>
    </w:p>
    <w:p w14:paraId="39FDBB69" w14:textId="40B7AC08" w:rsidR="00341B5B" w:rsidDel="00390560" w:rsidRDefault="00390560" w:rsidP="00390560">
      <w:pPr>
        <w:pStyle w:val="PargrafodaLista"/>
        <w:numPr>
          <w:ilvl w:val="1"/>
          <w:numId w:val="9"/>
        </w:numPr>
        <w:rPr>
          <w:del w:id="404" w:author="Igor Santiago" w:date="2022-06-09T00:46:00Z"/>
        </w:rPr>
      </w:pPr>
      <w:bookmarkStart w:id="405" w:name="_heading=h.tyjcwt" w:colFirst="0" w:colLast="0"/>
      <w:bookmarkEnd w:id="405"/>
      <w:ins w:id="406" w:author="Igor Santiago" w:date="2022-06-09T00:46:00Z">
        <w:r w:rsidRPr="00A44348">
          <w:rPr>
            <w:rPrChange w:id="407" w:author="Ines" w:date="2022-06-09T10:14:00Z">
              <w:rPr>
                <w:lang w:val="en-US"/>
              </w:rPr>
            </w:rPrChange>
          </w:rPr>
          <w:t>Na região dos Inconfidentes, temos várias concessionárias de veículos, porém nem todas tem um sistema único de gerenciamento. Por esse motivo, a Concessionária Vale do Ouro resolveu unificar o sistema de suas filiais em toda a região para um único.</w:t>
        </w:r>
      </w:ins>
      <w:del w:id="408" w:author="Igor Santiago" w:date="2022-06-09T00:46:00Z">
        <w:r w:rsidR="003E6BDD" w:rsidDel="00390560">
          <w:delText>Contexto organizacional no qual o produto se insere</w:delText>
        </w:r>
      </w:del>
    </w:p>
    <w:p w14:paraId="560B8C67" w14:textId="11A6A293" w:rsidR="00341B5B" w:rsidDel="00390560" w:rsidRDefault="003E6BDD" w:rsidP="00390560">
      <w:pPr>
        <w:pStyle w:val="PargrafodaLista"/>
        <w:rPr>
          <w:del w:id="409" w:author="Igor Santiago" w:date="2022-06-09T00:46:00Z"/>
          <w:color w:val="000000"/>
        </w:rPr>
      </w:pPr>
      <w:del w:id="410" w:author="Igor Santiago" w:date="2022-06-09T00:46:00Z">
        <w:r w:rsidDel="00390560">
          <w:rPr>
            <w:color w:val="000000"/>
          </w:rPr>
          <w:delText>Descreva aqui, de forma clara e objetiva, o contexto organizacional (do cliente) no qual o sistema a ser desenvolvido irá se inserir.</w:delText>
        </w:r>
      </w:del>
    </w:p>
    <w:p w14:paraId="14161C6B" w14:textId="77777777" w:rsidR="00341B5B" w:rsidRDefault="00341B5B" w:rsidP="00390560">
      <w:pPr>
        <w:pStyle w:val="PargrafodaLista"/>
      </w:pPr>
    </w:p>
    <w:p w14:paraId="2F4CF5E9" w14:textId="19B8D3CE" w:rsidR="00341B5B" w:rsidRPr="00A44348" w:rsidDel="00390560" w:rsidRDefault="003E6BDD">
      <w:pPr>
        <w:widowControl/>
        <w:pBdr>
          <w:top w:val="nil"/>
          <w:left w:val="nil"/>
          <w:bottom w:val="nil"/>
          <w:right w:val="nil"/>
          <w:between w:val="nil"/>
        </w:pBdr>
        <w:spacing w:line="240" w:lineRule="auto"/>
        <w:ind w:left="708"/>
        <w:jc w:val="both"/>
        <w:rPr>
          <w:del w:id="411" w:author="Igor Santiago" w:date="2022-06-09T00:47:00Z"/>
          <w:color w:val="0070C0"/>
          <w:lang w:val="pt-BR"/>
          <w:rPrChange w:id="412" w:author="Ines" w:date="2022-06-09T10:14:00Z">
            <w:rPr>
              <w:del w:id="413" w:author="Igor Santiago" w:date="2022-06-09T00:47:00Z"/>
              <w:color w:val="0070C0"/>
            </w:rPr>
          </w:rPrChange>
        </w:rPr>
      </w:pPr>
      <w:del w:id="414" w:author="Igor Santiago" w:date="2022-06-09T00:47:00Z">
        <w:r w:rsidRPr="00A44348" w:rsidDel="00390560">
          <w:rPr>
            <w:color w:val="0070C0"/>
            <w:lang w:val="pt-BR"/>
            <w:rPrChange w:id="415" w:author="Ines" w:date="2022-06-09T10:14:00Z">
              <w:rPr>
                <w:color w:val="0070C0"/>
              </w:rPr>
            </w:rPrChange>
          </w:rPr>
          <w:delText>Por exemplo: Atualmente, todo o levantamento de dados cartográficos realizados pela divisão de cartografia da empresa CartoTec é realizada manualmente por meio da transcrição da caderneta de campo para planilhas eletrônicas e da transcrição croquis de mapas em papel quadriculado para Sistemas de Informação Geográfica.</w:delText>
        </w:r>
      </w:del>
    </w:p>
    <w:p w14:paraId="3682B899" w14:textId="77777777" w:rsidR="00341B5B" w:rsidRPr="00A44348" w:rsidRDefault="00341B5B">
      <w:pPr>
        <w:rPr>
          <w:lang w:val="pt-BR"/>
          <w:rPrChange w:id="416" w:author="Ines" w:date="2022-06-09T10:14:00Z">
            <w:rPr/>
          </w:rPrChange>
        </w:rPr>
      </w:pPr>
    </w:p>
    <w:p w14:paraId="4FF08DF6" w14:textId="77777777" w:rsidR="00341B5B" w:rsidRDefault="003E6BDD">
      <w:pPr>
        <w:pStyle w:val="Ttulo3"/>
        <w:numPr>
          <w:ilvl w:val="2"/>
          <w:numId w:val="9"/>
        </w:numPr>
      </w:pPr>
      <w:bookmarkStart w:id="417" w:name="_heading=h.3dy6vkm" w:colFirst="0" w:colLast="0"/>
      <w:bookmarkEnd w:id="417"/>
      <w:r>
        <w:t>O que é o produto</w:t>
      </w:r>
    </w:p>
    <w:p w14:paraId="4FF109D5" w14:textId="77777777" w:rsidR="00390560" w:rsidRDefault="00390560" w:rsidP="00390560">
      <w:pPr>
        <w:pStyle w:val="Ttulo3"/>
        <w:numPr>
          <w:ilvl w:val="0"/>
          <w:numId w:val="16"/>
        </w:numPr>
        <w:tabs>
          <w:tab w:val="clear" w:pos="720"/>
        </w:tabs>
        <w:ind w:left="360"/>
        <w:textAlignment w:val="baseline"/>
        <w:rPr>
          <w:ins w:id="418" w:author="Igor Santiago" w:date="2022-06-09T00:47:00Z"/>
          <w:color w:val="000000"/>
          <w:lang w:val="pt-BR" w:eastAsia="pt-BR"/>
        </w:rPr>
      </w:pPr>
      <w:ins w:id="419" w:author="Igor Santiago" w:date="2022-06-09T00:47:00Z">
        <w:r>
          <w:rPr>
            <w:b/>
            <w:bCs/>
            <w:i w:val="0"/>
            <w:iCs w:val="0"/>
            <w:color w:val="000000"/>
          </w:rPr>
          <w:t>O que é o produto</w:t>
        </w:r>
      </w:ins>
    </w:p>
    <w:p w14:paraId="6D13183A" w14:textId="77777777" w:rsidR="00390560" w:rsidRPr="00A44348" w:rsidRDefault="00390560" w:rsidP="00390560">
      <w:pPr>
        <w:pStyle w:val="NormalWeb"/>
        <w:spacing w:before="0" w:beforeAutospacing="0" w:after="0" w:afterAutospacing="0"/>
        <w:ind w:left="720"/>
        <w:rPr>
          <w:ins w:id="420" w:author="Igor Santiago" w:date="2022-06-09T00:47:00Z"/>
          <w:lang w:val="pt-BR"/>
          <w:rPrChange w:id="421" w:author="Ines" w:date="2022-06-09T10:07:00Z">
            <w:rPr>
              <w:ins w:id="422" w:author="Igor Santiago" w:date="2022-06-09T00:47:00Z"/>
            </w:rPr>
          </w:rPrChange>
        </w:rPr>
      </w:pPr>
      <w:ins w:id="423" w:author="Igor Santiago" w:date="2022-06-09T00:47:00Z">
        <w:r w:rsidRPr="00A44348">
          <w:rPr>
            <w:color w:val="000000"/>
            <w:sz w:val="20"/>
            <w:szCs w:val="20"/>
            <w:lang w:val="pt-BR"/>
            <w:rPrChange w:id="424" w:author="Ines" w:date="2022-06-09T10:07:00Z">
              <w:rPr>
                <w:color w:val="000000"/>
                <w:sz w:val="20"/>
                <w:szCs w:val="20"/>
              </w:rPr>
            </w:rPrChange>
          </w:rPr>
          <w:t>É um sistema de gerenciamento de vendas de veículos que permite o cadastro de carros para vendas, cadastro de usuários para compra de carros, além de ajudar a Concessionária Vale do Ouro a organizar o fluxo do seu caixa com o registro de vendas e compras de carro de forma mais automatizada no dia a dia, gerando mais produtividade e otimização dos processos dentro da concessionária, podendo investir a economia de tempo em outras frentes do negócio.</w:t>
        </w:r>
      </w:ins>
    </w:p>
    <w:p w14:paraId="10955FD6" w14:textId="77777777" w:rsidR="00390560" w:rsidRPr="00A44348" w:rsidRDefault="00390560" w:rsidP="00390560">
      <w:pPr>
        <w:rPr>
          <w:ins w:id="425" w:author="Igor Santiago" w:date="2022-06-09T00:47:00Z"/>
          <w:lang w:val="pt-BR"/>
          <w:rPrChange w:id="426" w:author="Ines" w:date="2022-06-09T10:07:00Z">
            <w:rPr>
              <w:ins w:id="427" w:author="Igor Santiago" w:date="2022-06-09T00:47:00Z"/>
            </w:rPr>
          </w:rPrChange>
        </w:rPr>
      </w:pPr>
    </w:p>
    <w:p w14:paraId="4D8A4479" w14:textId="77777777" w:rsidR="00390560" w:rsidRPr="00A44348" w:rsidRDefault="00390560" w:rsidP="00390560">
      <w:pPr>
        <w:pStyle w:val="NormalWeb"/>
        <w:spacing w:before="0" w:beforeAutospacing="0" w:after="0" w:afterAutospacing="0"/>
        <w:ind w:left="720"/>
        <w:rPr>
          <w:ins w:id="428" w:author="Igor Santiago" w:date="2022-06-09T00:47:00Z"/>
          <w:lang w:val="pt-BR"/>
          <w:rPrChange w:id="429" w:author="Ines" w:date="2022-06-09T10:14:00Z">
            <w:rPr>
              <w:ins w:id="430" w:author="Igor Santiago" w:date="2022-06-09T00:47:00Z"/>
            </w:rPr>
          </w:rPrChange>
        </w:rPr>
      </w:pPr>
      <w:ins w:id="431" w:author="Igor Santiago" w:date="2022-06-09T00:47:00Z">
        <w:r w:rsidRPr="00A44348">
          <w:rPr>
            <w:color w:val="000000"/>
            <w:sz w:val="20"/>
            <w:szCs w:val="20"/>
            <w:lang w:val="pt-BR"/>
            <w:rPrChange w:id="432" w:author="Ines" w:date="2022-06-09T10:14:00Z">
              <w:rPr>
                <w:color w:val="000000"/>
                <w:sz w:val="20"/>
                <w:szCs w:val="20"/>
              </w:rPr>
            </w:rPrChange>
          </w:rPr>
          <w:t>Esperamos que o sistema possa:</w:t>
        </w:r>
      </w:ins>
    </w:p>
    <w:p w14:paraId="4C71A47B" w14:textId="77777777" w:rsidR="00390560" w:rsidRPr="00A44348" w:rsidRDefault="00390560" w:rsidP="00390560">
      <w:pPr>
        <w:pStyle w:val="NormalWeb"/>
        <w:numPr>
          <w:ilvl w:val="0"/>
          <w:numId w:val="17"/>
        </w:numPr>
        <w:spacing w:before="0" w:beforeAutospacing="0" w:after="0" w:afterAutospacing="0"/>
        <w:ind w:left="1440"/>
        <w:textAlignment w:val="baseline"/>
        <w:rPr>
          <w:ins w:id="433" w:author="Igor Santiago" w:date="2022-06-09T00:47:00Z"/>
          <w:color w:val="000000"/>
          <w:sz w:val="20"/>
          <w:szCs w:val="20"/>
          <w:lang w:val="pt-BR"/>
          <w:rPrChange w:id="434" w:author="Ines" w:date="2022-06-09T10:14:00Z">
            <w:rPr>
              <w:ins w:id="435" w:author="Igor Santiago" w:date="2022-06-09T00:47:00Z"/>
              <w:color w:val="000000"/>
              <w:sz w:val="20"/>
              <w:szCs w:val="20"/>
            </w:rPr>
          </w:rPrChange>
        </w:rPr>
      </w:pPr>
      <w:ins w:id="436" w:author="Igor Santiago" w:date="2022-06-09T00:47:00Z">
        <w:r w:rsidRPr="00A44348">
          <w:rPr>
            <w:color w:val="000000"/>
            <w:sz w:val="20"/>
            <w:szCs w:val="20"/>
            <w:lang w:val="pt-BR"/>
            <w:rPrChange w:id="437" w:author="Ines" w:date="2022-06-09T10:14:00Z">
              <w:rPr>
                <w:color w:val="000000"/>
                <w:sz w:val="20"/>
                <w:szCs w:val="20"/>
              </w:rPr>
            </w:rPrChange>
          </w:rPr>
          <w:t>Cadastre vendedores em cada filial;</w:t>
        </w:r>
      </w:ins>
    </w:p>
    <w:p w14:paraId="3EBFEA4F" w14:textId="77777777" w:rsidR="00390560" w:rsidRPr="00A44348" w:rsidRDefault="00390560" w:rsidP="00390560">
      <w:pPr>
        <w:pStyle w:val="NormalWeb"/>
        <w:numPr>
          <w:ilvl w:val="0"/>
          <w:numId w:val="17"/>
        </w:numPr>
        <w:spacing w:before="0" w:beforeAutospacing="0" w:after="0" w:afterAutospacing="0"/>
        <w:ind w:left="1440"/>
        <w:textAlignment w:val="baseline"/>
        <w:rPr>
          <w:ins w:id="438" w:author="Igor Santiago" w:date="2022-06-09T00:47:00Z"/>
          <w:color w:val="000000"/>
          <w:sz w:val="20"/>
          <w:szCs w:val="20"/>
          <w:lang w:val="pt-BR"/>
          <w:rPrChange w:id="439" w:author="Ines" w:date="2022-06-09T10:14:00Z">
            <w:rPr>
              <w:ins w:id="440" w:author="Igor Santiago" w:date="2022-06-09T00:47:00Z"/>
              <w:color w:val="000000"/>
              <w:sz w:val="20"/>
              <w:szCs w:val="20"/>
            </w:rPr>
          </w:rPrChange>
        </w:rPr>
      </w:pPr>
      <w:ins w:id="441" w:author="Igor Santiago" w:date="2022-06-09T00:47:00Z">
        <w:r w:rsidRPr="00A44348">
          <w:rPr>
            <w:color w:val="000000"/>
            <w:sz w:val="20"/>
            <w:szCs w:val="20"/>
            <w:lang w:val="pt-BR"/>
            <w:rPrChange w:id="442" w:author="Ines" w:date="2022-06-09T10:14:00Z">
              <w:rPr>
                <w:color w:val="000000"/>
                <w:sz w:val="20"/>
                <w:szCs w:val="20"/>
              </w:rPr>
            </w:rPrChange>
          </w:rPr>
          <w:t>Cadastre novos veículos, com seus respectivos valores;</w:t>
        </w:r>
      </w:ins>
    </w:p>
    <w:p w14:paraId="638CBA8E" w14:textId="77777777" w:rsidR="00390560" w:rsidRDefault="00390560" w:rsidP="00390560">
      <w:pPr>
        <w:pStyle w:val="NormalWeb"/>
        <w:numPr>
          <w:ilvl w:val="0"/>
          <w:numId w:val="17"/>
        </w:numPr>
        <w:spacing w:before="0" w:beforeAutospacing="0" w:after="0" w:afterAutospacing="0"/>
        <w:ind w:left="1440"/>
        <w:textAlignment w:val="baseline"/>
        <w:rPr>
          <w:ins w:id="443" w:author="Igor Santiago" w:date="2022-06-09T00:47:00Z"/>
          <w:color w:val="000000"/>
          <w:sz w:val="20"/>
          <w:szCs w:val="20"/>
        </w:rPr>
      </w:pPr>
      <w:ins w:id="444" w:author="Igor Santiago" w:date="2022-06-09T00:47:00Z">
        <w:r>
          <w:rPr>
            <w:color w:val="000000"/>
            <w:sz w:val="20"/>
            <w:szCs w:val="20"/>
          </w:rPr>
          <w:t>Efetue transações como:</w:t>
        </w:r>
      </w:ins>
    </w:p>
    <w:p w14:paraId="28DDBBF8" w14:textId="77777777" w:rsidR="00390560" w:rsidRDefault="00390560" w:rsidP="00390560">
      <w:pPr>
        <w:pStyle w:val="NormalWeb"/>
        <w:numPr>
          <w:ilvl w:val="1"/>
          <w:numId w:val="17"/>
        </w:numPr>
        <w:spacing w:before="0" w:beforeAutospacing="0" w:after="0" w:afterAutospacing="0"/>
        <w:ind w:left="2160"/>
        <w:textAlignment w:val="baseline"/>
        <w:rPr>
          <w:ins w:id="445" w:author="Igor Santiago" w:date="2022-06-09T00:47:00Z"/>
          <w:color w:val="000000"/>
          <w:sz w:val="20"/>
          <w:szCs w:val="20"/>
        </w:rPr>
      </w:pPr>
      <w:ins w:id="446" w:author="Igor Santiago" w:date="2022-06-09T00:47:00Z">
        <w:r>
          <w:rPr>
            <w:color w:val="000000"/>
            <w:sz w:val="20"/>
            <w:szCs w:val="20"/>
          </w:rPr>
          <w:t>Financiamento de veículos;</w:t>
        </w:r>
      </w:ins>
    </w:p>
    <w:p w14:paraId="5D80DF86" w14:textId="77777777" w:rsidR="00390560" w:rsidRDefault="00390560" w:rsidP="00390560">
      <w:pPr>
        <w:pStyle w:val="NormalWeb"/>
        <w:numPr>
          <w:ilvl w:val="1"/>
          <w:numId w:val="17"/>
        </w:numPr>
        <w:spacing w:before="0" w:beforeAutospacing="0" w:after="0" w:afterAutospacing="0"/>
        <w:ind w:left="2160"/>
        <w:textAlignment w:val="baseline"/>
        <w:rPr>
          <w:ins w:id="447" w:author="Igor Santiago" w:date="2022-06-09T00:47:00Z"/>
          <w:color w:val="000000"/>
          <w:sz w:val="20"/>
          <w:szCs w:val="20"/>
        </w:rPr>
      </w:pPr>
      <w:ins w:id="448" w:author="Igor Santiago" w:date="2022-06-09T00:47:00Z">
        <w:r>
          <w:rPr>
            <w:color w:val="000000"/>
            <w:sz w:val="20"/>
            <w:szCs w:val="20"/>
          </w:rPr>
          <w:t>Compra de novos veículos;</w:t>
        </w:r>
      </w:ins>
    </w:p>
    <w:p w14:paraId="340C0DFE" w14:textId="77777777" w:rsidR="00390560" w:rsidRPr="00A44348" w:rsidRDefault="00390560" w:rsidP="00390560">
      <w:pPr>
        <w:pStyle w:val="NormalWeb"/>
        <w:spacing w:before="0" w:beforeAutospacing="0" w:after="0" w:afterAutospacing="0"/>
        <w:rPr>
          <w:ins w:id="449" w:author="Igor Santiago" w:date="2022-06-09T00:47:00Z"/>
          <w:lang w:val="pt-BR"/>
          <w:rPrChange w:id="450" w:author="Ines" w:date="2022-06-09T10:14:00Z">
            <w:rPr>
              <w:ins w:id="451" w:author="Igor Santiago" w:date="2022-06-09T00:47:00Z"/>
            </w:rPr>
          </w:rPrChange>
        </w:rPr>
      </w:pPr>
      <w:ins w:id="452" w:author="Igor Santiago" w:date="2022-06-09T00:47:00Z">
        <w:r w:rsidRPr="00A44348">
          <w:rPr>
            <w:rStyle w:val="apple-tab-span"/>
            <w:color w:val="000000"/>
            <w:sz w:val="20"/>
            <w:szCs w:val="20"/>
            <w:lang w:val="pt-BR"/>
            <w:rPrChange w:id="453" w:author="Ines" w:date="2022-06-09T10:14:00Z">
              <w:rPr>
                <w:rStyle w:val="apple-tab-span"/>
                <w:color w:val="000000"/>
                <w:sz w:val="20"/>
                <w:szCs w:val="20"/>
              </w:rPr>
            </w:rPrChange>
          </w:rPr>
          <w:tab/>
        </w:r>
        <w:r w:rsidRPr="00A44348">
          <w:rPr>
            <w:color w:val="000000"/>
            <w:sz w:val="20"/>
            <w:szCs w:val="20"/>
            <w:lang w:val="pt-BR"/>
            <w:rPrChange w:id="454" w:author="Ines" w:date="2022-06-09T10:14:00Z">
              <w:rPr>
                <w:color w:val="000000"/>
                <w:sz w:val="20"/>
                <w:szCs w:val="20"/>
              </w:rPr>
            </w:rPrChange>
          </w:rPr>
          <w:t>Também esperamos que o sistema gere um relatório com: </w:t>
        </w:r>
      </w:ins>
    </w:p>
    <w:p w14:paraId="4D819BD8" w14:textId="77777777" w:rsidR="00390560" w:rsidRPr="00A44348" w:rsidRDefault="00390560" w:rsidP="00390560">
      <w:pPr>
        <w:pStyle w:val="NormalWeb"/>
        <w:numPr>
          <w:ilvl w:val="0"/>
          <w:numId w:val="18"/>
        </w:numPr>
        <w:spacing w:before="0" w:beforeAutospacing="0" w:after="0" w:afterAutospacing="0"/>
        <w:ind w:left="1440"/>
        <w:textAlignment w:val="baseline"/>
        <w:rPr>
          <w:ins w:id="455" w:author="Igor Santiago" w:date="2022-06-09T00:47:00Z"/>
          <w:color w:val="000000"/>
          <w:sz w:val="20"/>
          <w:szCs w:val="20"/>
          <w:lang w:val="pt-BR"/>
          <w:rPrChange w:id="456" w:author="Ines" w:date="2022-06-09T10:14:00Z">
            <w:rPr>
              <w:ins w:id="457" w:author="Igor Santiago" w:date="2022-06-09T00:47:00Z"/>
              <w:color w:val="000000"/>
              <w:sz w:val="20"/>
              <w:szCs w:val="20"/>
            </w:rPr>
          </w:rPrChange>
        </w:rPr>
      </w:pPr>
      <w:ins w:id="458" w:author="Igor Santiago" w:date="2022-06-09T00:47:00Z">
        <w:r w:rsidRPr="00A44348">
          <w:rPr>
            <w:color w:val="000000"/>
            <w:sz w:val="20"/>
            <w:szCs w:val="20"/>
            <w:lang w:val="pt-BR"/>
            <w:rPrChange w:id="459" w:author="Ines" w:date="2022-06-09T10:14:00Z">
              <w:rPr>
                <w:color w:val="000000"/>
                <w:sz w:val="20"/>
                <w:szCs w:val="20"/>
              </w:rPr>
            </w:rPrChange>
          </w:rPr>
          <w:t>Veículos ainda disponíveis para venda;</w:t>
        </w:r>
      </w:ins>
    </w:p>
    <w:p w14:paraId="00448DC1" w14:textId="77777777" w:rsidR="00390560" w:rsidRDefault="00390560" w:rsidP="00390560">
      <w:pPr>
        <w:pStyle w:val="NormalWeb"/>
        <w:numPr>
          <w:ilvl w:val="0"/>
          <w:numId w:val="18"/>
        </w:numPr>
        <w:spacing w:before="0" w:beforeAutospacing="0" w:after="0" w:afterAutospacing="0"/>
        <w:ind w:left="1440"/>
        <w:textAlignment w:val="baseline"/>
        <w:rPr>
          <w:ins w:id="460" w:author="Igor Santiago" w:date="2022-06-09T00:47:00Z"/>
          <w:color w:val="000000"/>
          <w:sz w:val="20"/>
          <w:szCs w:val="20"/>
        </w:rPr>
      </w:pPr>
      <w:ins w:id="461" w:author="Igor Santiago" w:date="2022-06-09T00:47:00Z">
        <w:r>
          <w:rPr>
            <w:color w:val="000000"/>
            <w:sz w:val="20"/>
            <w:szCs w:val="20"/>
          </w:rPr>
          <w:t>Quantidade de venda mensal;</w:t>
        </w:r>
      </w:ins>
    </w:p>
    <w:p w14:paraId="60FEE83F" w14:textId="77777777" w:rsidR="00390560" w:rsidRDefault="00390560" w:rsidP="00390560">
      <w:pPr>
        <w:pStyle w:val="NormalWeb"/>
        <w:numPr>
          <w:ilvl w:val="0"/>
          <w:numId w:val="18"/>
        </w:numPr>
        <w:spacing w:before="0" w:beforeAutospacing="0" w:after="0" w:afterAutospacing="0"/>
        <w:ind w:left="1440"/>
        <w:textAlignment w:val="baseline"/>
        <w:rPr>
          <w:ins w:id="462" w:author="Igor Santiago" w:date="2022-06-09T00:47:00Z"/>
          <w:color w:val="000000"/>
          <w:sz w:val="20"/>
          <w:szCs w:val="20"/>
        </w:rPr>
      </w:pPr>
      <w:ins w:id="463" w:author="Igor Santiago" w:date="2022-06-09T00:47:00Z">
        <w:r>
          <w:rPr>
            <w:color w:val="000000"/>
            <w:sz w:val="20"/>
            <w:szCs w:val="20"/>
          </w:rPr>
          <w:t>Quantidade de compras mensal;</w:t>
        </w:r>
      </w:ins>
    </w:p>
    <w:p w14:paraId="2E20AF80" w14:textId="77777777" w:rsidR="00390560" w:rsidRDefault="00390560" w:rsidP="00390560">
      <w:pPr>
        <w:pStyle w:val="NormalWeb"/>
        <w:numPr>
          <w:ilvl w:val="0"/>
          <w:numId w:val="18"/>
        </w:numPr>
        <w:spacing w:before="0" w:beforeAutospacing="0" w:after="0" w:afterAutospacing="0"/>
        <w:ind w:left="1440"/>
        <w:textAlignment w:val="baseline"/>
        <w:rPr>
          <w:ins w:id="464" w:author="Igor Santiago" w:date="2022-06-09T00:47:00Z"/>
          <w:color w:val="000000"/>
          <w:sz w:val="20"/>
          <w:szCs w:val="20"/>
        </w:rPr>
      </w:pPr>
      <w:ins w:id="465" w:author="Igor Santiago" w:date="2022-06-09T00:47:00Z">
        <w:r>
          <w:rPr>
            <w:color w:val="000000"/>
            <w:sz w:val="20"/>
            <w:szCs w:val="20"/>
          </w:rPr>
          <w:t>Vendas em determinada filial;</w:t>
        </w:r>
      </w:ins>
    </w:p>
    <w:p w14:paraId="36F997F8" w14:textId="77777777" w:rsidR="00390560" w:rsidRDefault="00390560" w:rsidP="00390560">
      <w:pPr>
        <w:pStyle w:val="NormalWeb"/>
        <w:numPr>
          <w:ilvl w:val="0"/>
          <w:numId w:val="18"/>
        </w:numPr>
        <w:spacing w:before="0" w:beforeAutospacing="0" w:after="0" w:afterAutospacing="0"/>
        <w:ind w:left="1440"/>
        <w:textAlignment w:val="baseline"/>
        <w:rPr>
          <w:ins w:id="466" w:author="Igor Santiago" w:date="2022-06-09T00:47:00Z"/>
          <w:color w:val="000000"/>
          <w:sz w:val="20"/>
          <w:szCs w:val="20"/>
        </w:rPr>
      </w:pPr>
      <w:ins w:id="467" w:author="Igor Santiago" w:date="2022-06-09T00:47:00Z">
        <w:r>
          <w:rPr>
            <w:color w:val="000000"/>
            <w:sz w:val="20"/>
            <w:szCs w:val="20"/>
          </w:rPr>
          <w:t>Vendas de determinado vendedor.</w:t>
        </w:r>
      </w:ins>
    </w:p>
    <w:p w14:paraId="5A83020A" w14:textId="4B01C019" w:rsidR="00341B5B" w:rsidDel="00390560" w:rsidRDefault="003E6BDD">
      <w:pPr>
        <w:ind w:left="720"/>
        <w:rPr>
          <w:del w:id="468" w:author="Igor Santiago" w:date="2022-06-09T00:47:00Z"/>
        </w:rPr>
      </w:pPr>
      <w:del w:id="469" w:author="Igor Santiago" w:date="2022-06-09T00:47:00Z">
        <w:r w:rsidDel="00390560">
          <w:delText>Descreva aqui a natureza do produto a ser desenvolvido, de forma mais distante possível das tecnologias que poderiam ser utilizadas para desenvolvê-lo. Responda o que é o produto encomendado pelo cliente e que resultados são esperados que ele produza.</w:delText>
        </w:r>
      </w:del>
    </w:p>
    <w:p w14:paraId="6EF21425" w14:textId="1D336955" w:rsidR="00341B5B" w:rsidDel="00390560" w:rsidRDefault="00341B5B">
      <w:pPr>
        <w:ind w:left="720"/>
        <w:rPr>
          <w:del w:id="470" w:author="Igor Santiago" w:date="2022-06-09T00:47:00Z"/>
        </w:rPr>
      </w:pPr>
    </w:p>
    <w:p w14:paraId="57FBB977" w14:textId="7F1F1940" w:rsidR="00341B5B" w:rsidDel="00390560" w:rsidRDefault="003E6BDD">
      <w:pPr>
        <w:ind w:left="720"/>
        <w:rPr>
          <w:del w:id="471" w:author="Igor Santiago" w:date="2022-06-09T00:47:00Z"/>
          <w:color w:val="0070C0"/>
        </w:rPr>
      </w:pPr>
      <w:del w:id="472" w:author="Igor Santiago" w:date="2022-06-09T00:47:00Z">
        <w:r w:rsidDel="00390560">
          <w:rPr>
            <w:color w:val="0070C0"/>
          </w:rPr>
          <w:delText>Por exemplo: É um sistema de computação de alta disponibilidade para automatizar etapas do levantamento de dados cartopograficos (coleta e interpretação de dados),  que acontece em campo durante as visitas às regiões geográficas so estudo (municípios, parques ecológicos, fazendas, etc), e automatizar etapas da produção dos relatórios e mapas digitais exigidos por orgãos de licenciamento ambiental, que acontecem nos escritórios das empresas de Engenharia Ambiental.</w:delText>
        </w:r>
      </w:del>
    </w:p>
    <w:p w14:paraId="6F06E4F7" w14:textId="6718B3DE" w:rsidR="00341B5B" w:rsidDel="00390560" w:rsidRDefault="00341B5B">
      <w:pPr>
        <w:ind w:left="720"/>
        <w:rPr>
          <w:del w:id="473" w:author="Igor Santiago" w:date="2022-06-09T00:47:00Z"/>
          <w:color w:val="0070C0"/>
        </w:rPr>
      </w:pPr>
    </w:p>
    <w:p w14:paraId="768AD6A8" w14:textId="13524ADF" w:rsidR="00341B5B" w:rsidDel="00390560" w:rsidRDefault="003E6BDD">
      <w:pPr>
        <w:ind w:left="720"/>
        <w:jc w:val="both"/>
        <w:rPr>
          <w:del w:id="474" w:author="Igor Santiago" w:date="2022-06-09T00:47:00Z"/>
          <w:color w:val="0070C0"/>
        </w:rPr>
      </w:pPr>
      <w:del w:id="475" w:author="Igor Santiago" w:date="2022-06-09T00:47:00Z">
        <w:r w:rsidDel="00390560">
          <w:rPr>
            <w:color w:val="0070C0"/>
          </w:rPr>
          <w:delText>É esperado que este sistema de computação produza, de forma semi-automatizada, os relatórios e mapas digitais exigidos pelo Orgão de Licenciamento XYZ , especificamente:</w:delText>
        </w:r>
      </w:del>
    </w:p>
    <w:p w14:paraId="4759DFD8" w14:textId="570F11B8" w:rsidR="00341B5B" w:rsidDel="00390560" w:rsidRDefault="00341B5B">
      <w:pPr>
        <w:ind w:left="720"/>
        <w:jc w:val="both"/>
        <w:rPr>
          <w:del w:id="476" w:author="Igor Santiago" w:date="2022-06-09T00:47:00Z"/>
          <w:color w:val="0070C0"/>
        </w:rPr>
      </w:pPr>
    </w:p>
    <w:p w14:paraId="5DED4233" w14:textId="257E5ADF" w:rsidR="00341B5B" w:rsidDel="00390560" w:rsidRDefault="003E6BDD">
      <w:pPr>
        <w:numPr>
          <w:ilvl w:val="0"/>
          <w:numId w:val="14"/>
        </w:numPr>
        <w:pBdr>
          <w:top w:val="nil"/>
          <w:left w:val="nil"/>
          <w:bottom w:val="nil"/>
          <w:right w:val="nil"/>
          <w:between w:val="nil"/>
        </w:pBdr>
        <w:spacing w:line="240" w:lineRule="auto"/>
        <w:jc w:val="both"/>
        <w:rPr>
          <w:del w:id="477" w:author="Igor Santiago" w:date="2022-06-09T00:47:00Z"/>
          <w:color w:val="0070C0"/>
        </w:rPr>
      </w:pPr>
      <w:del w:id="478" w:author="Igor Santiago" w:date="2022-06-09T00:47:00Z">
        <w:r w:rsidDel="00390560">
          <w:rPr>
            <w:color w:val="0070C0"/>
          </w:rPr>
          <w:delText>Tabela em formato DOC do sistema Microsoft Word (.doc ou .docx) contendo:</w:delText>
        </w:r>
      </w:del>
    </w:p>
    <w:p w14:paraId="72118B78" w14:textId="376A5E7D" w:rsidR="00341B5B" w:rsidDel="00390560" w:rsidRDefault="003E6BDD">
      <w:pPr>
        <w:widowControl/>
        <w:numPr>
          <w:ilvl w:val="0"/>
          <w:numId w:val="13"/>
        </w:numPr>
        <w:pBdr>
          <w:top w:val="nil"/>
          <w:left w:val="nil"/>
          <w:bottom w:val="nil"/>
          <w:right w:val="nil"/>
          <w:between w:val="nil"/>
        </w:pBdr>
        <w:spacing w:line="240" w:lineRule="auto"/>
        <w:rPr>
          <w:del w:id="479" w:author="Igor Santiago" w:date="2022-06-09T00:47:00Z"/>
          <w:rFonts w:ascii="ArialMT" w:eastAsia="ArialMT" w:hAnsi="ArialMT" w:cs="ArialMT"/>
          <w:color w:val="0070C0"/>
          <w:sz w:val="22"/>
          <w:szCs w:val="22"/>
        </w:rPr>
      </w:pPr>
      <w:del w:id="480" w:author="Igor Santiago" w:date="2022-06-09T00:47:00Z">
        <w:r w:rsidDel="00390560">
          <w:rPr>
            <w:rFonts w:ascii="ArialMT" w:eastAsia="ArialMT" w:hAnsi="ArialMT" w:cs="ArialMT"/>
            <w:color w:val="0070C0"/>
            <w:sz w:val="22"/>
            <w:szCs w:val="22"/>
          </w:rPr>
          <w:delText>Denominação das feições cartográficas identificadas em campo;</w:delText>
        </w:r>
      </w:del>
    </w:p>
    <w:p w14:paraId="26207ED8" w14:textId="519757EC" w:rsidR="00341B5B" w:rsidDel="00390560" w:rsidRDefault="003E6BDD">
      <w:pPr>
        <w:widowControl/>
        <w:numPr>
          <w:ilvl w:val="0"/>
          <w:numId w:val="13"/>
        </w:numPr>
        <w:pBdr>
          <w:top w:val="nil"/>
          <w:left w:val="nil"/>
          <w:bottom w:val="nil"/>
          <w:right w:val="nil"/>
          <w:between w:val="nil"/>
        </w:pBdr>
        <w:spacing w:line="240" w:lineRule="auto"/>
        <w:rPr>
          <w:del w:id="481" w:author="Igor Santiago" w:date="2022-06-09T00:47:00Z"/>
          <w:rFonts w:ascii="ArialMT" w:eastAsia="ArialMT" w:hAnsi="ArialMT" w:cs="ArialMT"/>
          <w:color w:val="0070C0"/>
          <w:sz w:val="22"/>
          <w:szCs w:val="22"/>
        </w:rPr>
      </w:pPr>
      <w:del w:id="482" w:author="Igor Santiago" w:date="2022-06-09T00:47:00Z">
        <w:r w:rsidDel="00390560">
          <w:rPr>
            <w:rFonts w:ascii="ArialMT" w:eastAsia="ArialMT" w:hAnsi="ArialMT" w:cs="ArialMT"/>
            <w:color w:val="0070C0"/>
            <w:sz w:val="22"/>
            <w:szCs w:val="22"/>
          </w:rPr>
          <w:delText>Altitude;</w:delText>
        </w:r>
      </w:del>
    </w:p>
    <w:p w14:paraId="47AEEEDF" w14:textId="57CDE3D9" w:rsidR="00341B5B" w:rsidDel="00390560" w:rsidRDefault="003E6BDD">
      <w:pPr>
        <w:widowControl/>
        <w:numPr>
          <w:ilvl w:val="0"/>
          <w:numId w:val="13"/>
        </w:numPr>
        <w:pBdr>
          <w:top w:val="nil"/>
          <w:left w:val="nil"/>
          <w:bottom w:val="nil"/>
          <w:right w:val="nil"/>
          <w:between w:val="nil"/>
        </w:pBdr>
        <w:spacing w:line="240" w:lineRule="auto"/>
        <w:rPr>
          <w:del w:id="483" w:author="Igor Santiago" w:date="2022-06-09T00:47:00Z"/>
          <w:rFonts w:ascii="ArialMT" w:eastAsia="ArialMT" w:hAnsi="ArialMT" w:cs="ArialMT"/>
          <w:color w:val="0070C0"/>
          <w:sz w:val="22"/>
          <w:szCs w:val="22"/>
        </w:rPr>
      </w:pPr>
      <w:del w:id="484" w:author="Igor Santiago" w:date="2022-06-09T00:47:00Z">
        <w:r w:rsidDel="00390560">
          <w:rPr>
            <w:rFonts w:ascii="ArialMT" w:eastAsia="ArialMT" w:hAnsi="ArialMT" w:cs="ArialMT"/>
            <w:color w:val="0070C0"/>
            <w:sz w:val="22"/>
            <w:szCs w:val="22"/>
          </w:rPr>
          <w:delText>Descrição das feições cartográficas;</w:delText>
        </w:r>
      </w:del>
    </w:p>
    <w:p w14:paraId="1D0EC904" w14:textId="08774F42" w:rsidR="00341B5B" w:rsidDel="00390560" w:rsidRDefault="003E6BDD">
      <w:pPr>
        <w:widowControl/>
        <w:numPr>
          <w:ilvl w:val="0"/>
          <w:numId w:val="13"/>
        </w:numPr>
        <w:pBdr>
          <w:top w:val="nil"/>
          <w:left w:val="nil"/>
          <w:bottom w:val="nil"/>
          <w:right w:val="nil"/>
          <w:between w:val="nil"/>
        </w:pBdr>
        <w:spacing w:line="240" w:lineRule="auto"/>
        <w:rPr>
          <w:del w:id="485" w:author="Igor Santiago" w:date="2022-06-09T00:47:00Z"/>
          <w:rFonts w:ascii="ArialMT" w:eastAsia="ArialMT" w:hAnsi="ArialMT" w:cs="ArialMT"/>
          <w:color w:val="0070C0"/>
          <w:sz w:val="22"/>
          <w:szCs w:val="22"/>
        </w:rPr>
      </w:pPr>
      <w:del w:id="486" w:author="Igor Santiago" w:date="2022-06-09T00:47:00Z">
        <w:r w:rsidDel="00390560">
          <w:rPr>
            <w:rFonts w:ascii="ArialMT" w:eastAsia="ArialMT" w:hAnsi="ArialMT" w:cs="ArialMT"/>
            <w:color w:val="0070C0"/>
            <w:sz w:val="22"/>
            <w:szCs w:val="22"/>
          </w:rPr>
          <w:delText>Registro fotográfico;</w:delText>
        </w:r>
      </w:del>
    </w:p>
    <w:p w14:paraId="5B42566C" w14:textId="79CB49A7" w:rsidR="00341B5B" w:rsidDel="00390560" w:rsidRDefault="003E6BDD">
      <w:pPr>
        <w:widowControl/>
        <w:numPr>
          <w:ilvl w:val="0"/>
          <w:numId w:val="13"/>
        </w:numPr>
        <w:pBdr>
          <w:top w:val="nil"/>
          <w:left w:val="nil"/>
          <w:bottom w:val="nil"/>
          <w:right w:val="nil"/>
          <w:between w:val="nil"/>
        </w:pBdr>
        <w:spacing w:line="240" w:lineRule="auto"/>
        <w:rPr>
          <w:del w:id="487" w:author="Igor Santiago" w:date="2022-06-09T00:47:00Z"/>
          <w:rFonts w:ascii="ArialMT" w:eastAsia="ArialMT" w:hAnsi="ArialMT" w:cs="ArialMT"/>
          <w:color w:val="0070C0"/>
          <w:sz w:val="22"/>
          <w:szCs w:val="22"/>
        </w:rPr>
      </w:pPr>
      <w:del w:id="488" w:author="Igor Santiago" w:date="2022-06-09T00:47:00Z">
        <w:r w:rsidDel="00390560">
          <w:rPr>
            <w:rFonts w:ascii="ArialMT" w:eastAsia="ArialMT" w:hAnsi="ArialMT" w:cs="ArialMT"/>
            <w:color w:val="0070C0"/>
            <w:sz w:val="22"/>
            <w:szCs w:val="22"/>
          </w:rPr>
          <w:delText>Dados de identificação do proprietário da área onde a feição está inserida.</w:delText>
        </w:r>
      </w:del>
    </w:p>
    <w:p w14:paraId="1AFA6160" w14:textId="06D587AE" w:rsidR="00341B5B" w:rsidDel="00390560" w:rsidRDefault="00341B5B">
      <w:pPr>
        <w:widowControl/>
        <w:pBdr>
          <w:top w:val="nil"/>
          <w:left w:val="nil"/>
          <w:bottom w:val="nil"/>
          <w:right w:val="nil"/>
          <w:between w:val="nil"/>
        </w:pBdr>
        <w:spacing w:line="240" w:lineRule="auto"/>
        <w:ind w:left="1080"/>
        <w:rPr>
          <w:del w:id="489" w:author="Igor Santiago" w:date="2022-06-09T00:47:00Z"/>
          <w:rFonts w:ascii="ArialMT" w:eastAsia="ArialMT" w:hAnsi="ArialMT" w:cs="ArialMT"/>
          <w:color w:val="0070C0"/>
          <w:sz w:val="22"/>
          <w:szCs w:val="22"/>
        </w:rPr>
      </w:pPr>
    </w:p>
    <w:p w14:paraId="1276682F" w14:textId="72BFB7F4" w:rsidR="00341B5B" w:rsidDel="00390560" w:rsidRDefault="003E6BDD">
      <w:pPr>
        <w:numPr>
          <w:ilvl w:val="0"/>
          <w:numId w:val="14"/>
        </w:numPr>
        <w:pBdr>
          <w:top w:val="nil"/>
          <w:left w:val="nil"/>
          <w:bottom w:val="nil"/>
          <w:right w:val="nil"/>
          <w:between w:val="nil"/>
        </w:pBdr>
        <w:spacing w:line="240" w:lineRule="auto"/>
        <w:jc w:val="both"/>
        <w:rPr>
          <w:del w:id="490" w:author="Igor Santiago" w:date="2022-06-09T00:47:00Z"/>
          <w:color w:val="0070C0"/>
        </w:rPr>
      </w:pPr>
      <w:del w:id="491" w:author="Igor Santiago" w:date="2022-06-09T00:47:00Z">
        <w:r w:rsidDel="00390560">
          <w:rPr>
            <w:color w:val="0070C0"/>
          </w:rPr>
          <w:delText>Mapa digital em formato SHAPE do sistema ESRI  (.shp) contendo:</w:delText>
        </w:r>
      </w:del>
    </w:p>
    <w:p w14:paraId="6387916A" w14:textId="036F6C60" w:rsidR="00341B5B" w:rsidDel="00390560" w:rsidRDefault="003E6BDD">
      <w:pPr>
        <w:widowControl/>
        <w:numPr>
          <w:ilvl w:val="0"/>
          <w:numId w:val="13"/>
        </w:numPr>
        <w:pBdr>
          <w:top w:val="nil"/>
          <w:left w:val="nil"/>
          <w:bottom w:val="nil"/>
          <w:right w:val="nil"/>
          <w:between w:val="nil"/>
        </w:pBdr>
        <w:spacing w:line="240" w:lineRule="auto"/>
        <w:rPr>
          <w:del w:id="492" w:author="Igor Santiago" w:date="2022-06-09T00:47:00Z"/>
          <w:rFonts w:ascii="ArialMT" w:eastAsia="ArialMT" w:hAnsi="ArialMT" w:cs="ArialMT"/>
          <w:color w:val="0070C0"/>
          <w:sz w:val="22"/>
          <w:szCs w:val="22"/>
        </w:rPr>
      </w:pPr>
      <w:del w:id="493" w:author="Igor Santiago" w:date="2022-06-09T00:47:00Z">
        <w:r w:rsidDel="00390560">
          <w:rPr>
            <w:rFonts w:ascii="ArialMT" w:eastAsia="ArialMT" w:hAnsi="ArialMT" w:cs="ArialMT"/>
            <w:color w:val="0070C0"/>
            <w:sz w:val="22"/>
            <w:szCs w:val="22"/>
          </w:rPr>
          <w:delText>Croqui 2C;</w:delText>
        </w:r>
      </w:del>
    </w:p>
    <w:p w14:paraId="62E26E24" w14:textId="0911B45E" w:rsidR="00341B5B" w:rsidDel="00390560" w:rsidRDefault="003E6BDD">
      <w:pPr>
        <w:widowControl/>
        <w:numPr>
          <w:ilvl w:val="0"/>
          <w:numId w:val="13"/>
        </w:numPr>
        <w:pBdr>
          <w:top w:val="nil"/>
          <w:left w:val="nil"/>
          <w:bottom w:val="nil"/>
          <w:right w:val="nil"/>
          <w:between w:val="nil"/>
        </w:pBdr>
        <w:spacing w:line="240" w:lineRule="auto"/>
        <w:rPr>
          <w:del w:id="494" w:author="Igor Santiago" w:date="2022-06-09T00:47:00Z"/>
          <w:rFonts w:ascii="ArialMT" w:eastAsia="ArialMT" w:hAnsi="ArialMT" w:cs="ArialMT"/>
          <w:color w:val="0070C0"/>
          <w:sz w:val="22"/>
          <w:szCs w:val="22"/>
        </w:rPr>
      </w:pPr>
      <w:del w:id="495" w:author="Igor Santiago" w:date="2022-06-09T00:47:00Z">
        <w:r w:rsidDel="00390560">
          <w:rPr>
            <w:rFonts w:ascii="ArialMT" w:eastAsia="ArialMT" w:hAnsi="ArialMT" w:cs="ArialMT"/>
            <w:color w:val="0070C0"/>
            <w:sz w:val="22"/>
            <w:szCs w:val="22"/>
          </w:rPr>
          <w:delText>Coordenadas geográficas obtidas no local de cada feição identificada em campo, com equipamento de GPS, em UTM, Datum SIRGAS 2000, a partir da captura de sinais advindos de um mínimo de 4 unidades bem distribuídas na constelação dos satélites, com erro máximo de 15 m (erro ideal de 3 m, preferencial até 10 m);</w:delText>
        </w:r>
      </w:del>
    </w:p>
    <w:p w14:paraId="23A844BB" w14:textId="60D4A6BC" w:rsidR="00341B5B" w:rsidDel="00390560" w:rsidRDefault="003E6BDD">
      <w:pPr>
        <w:widowControl/>
        <w:numPr>
          <w:ilvl w:val="0"/>
          <w:numId w:val="13"/>
        </w:numPr>
        <w:pBdr>
          <w:top w:val="nil"/>
          <w:left w:val="nil"/>
          <w:bottom w:val="nil"/>
          <w:right w:val="nil"/>
          <w:between w:val="nil"/>
        </w:pBdr>
        <w:spacing w:line="240" w:lineRule="auto"/>
        <w:rPr>
          <w:del w:id="496" w:author="Igor Santiago" w:date="2022-06-09T00:47:00Z"/>
          <w:color w:val="0070C0"/>
          <w:sz w:val="24"/>
          <w:szCs w:val="24"/>
        </w:rPr>
      </w:pPr>
      <w:del w:id="497" w:author="Igor Santiago" w:date="2022-06-09T00:47:00Z">
        <w:r w:rsidDel="00390560">
          <w:rPr>
            <w:color w:val="0070C0"/>
            <w:sz w:val="24"/>
            <w:szCs w:val="24"/>
          </w:rPr>
          <w:delText>Mapas topográficos georreferenciados da área em que a feição está inserida, em escala compativel com a visualização de feições morfológicas presentes na área, apresentada em graus de precisão 4C ou 5D;</w:delText>
        </w:r>
      </w:del>
    </w:p>
    <w:p w14:paraId="096171C2" w14:textId="71755C75" w:rsidR="00341B5B" w:rsidDel="00390560" w:rsidRDefault="003E6BDD">
      <w:pPr>
        <w:widowControl/>
        <w:pBdr>
          <w:top w:val="nil"/>
          <w:left w:val="nil"/>
          <w:bottom w:val="nil"/>
          <w:right w:val="nil"/>
          <w:between w:val="nil"/>
        </w:pBdr>
        <w:spacing w:line="240" w:lineRule="auto"/>
        <w:ind w:left="1080"/>
        <w:rPr>
          <w:del w:id="498" w:author="Igor Santiago" w:date="2022-06-09T00:47:00Z"/>
          <w:color w:val="0070C0"/>
          <w:sz w:val="24"/>
          <w:szCs w:val="24"/>
        </w:rPr>
      </w:pPr>
      <w:del w:id="499" w:author="Igor Santiago" w:date="2022-06-09T00:47:00Z">
        <w:r w:rsidDel="00390560">
          <w:rPr>
            <w:color w:val="000000"/>
            <w:sz w:val="24"/>
            <w:szCs w:val="24"/>
          </w:rPr>
          <w:delText>.</w:delText>
        </w:r>
      </w:del>
    </w:p>
    <w:p w14:paraId="7A55DF50" w14:textId="77777777" w:rsidR="00341B5B" w:rsidRDefault="00341B5B">
      <w:pPr>
        <w:ind w:left="720"/>
      </w:pPr>
    </w:p>
    <w:p w14:paraId="4B64F6F9" w14:textId="77777777" w:rsidR="00341B5B" w:rsidRPr="00A44348" w:rsidRDefault="003E6BDD">
      <w:pPr>
        <w:pStyle w:val="Ttulo3"/>
        <w:numPr>
          <w:ilvl w:val="2"/>
          <w:numId w:val="9"/>
        </w:numPr>
        <w:rPr>
          <w:lang w:val="pt-BR"/>
          <w:rPrChange w:id="500" w:author="Ines" w:date="2022-06-09T10:14:00Z">
            <w:rPr/>
          </w:rPrChange>
        </w:rPr>
      </w:pPr>
      <w:bookmarkStart w:id="501" w:name="_heading=h.1t3h5sf" w:colFirst="0" w:colLast="0"/>
      <w:bookmarkEnd w:id="501"/>
      <w:r w:rsidRPr="00A44348">
        <w:rPr>
          <w:lang w:val="pt-BR"/>
          <w:rPrChange w:id="502" w:author="Ines" w:date="2022-06-09T10:14:00Z">
            <w:rPr/>
          </w:rPrChange>
        </w:rPr>
        <w:t>Nome do produto e de seus componentes principais</w:t>
      </w:r>
    </w:p>
    <w:p w14:paraId="116C0607" w14:textId="77777777" w:rsidR="00390560" w:rsidRDefault="00390560" w:rsidP="00390560">
      <w:pPr>
        <w:pStyle w:val="NormalWeb"/>
        <w:spacing w:before="0" w:beforeAutospacing="0" w:after="0" w:afterAutospacing="0"/>
        <w:ind w:left="708"/>
        <w:jc w:val="both"/>
        <w:rPr>
          <w:ins w:id="503" w:author="Igor Santiago" w:date="2022-06-09T00:47:00Z"/>
          <w:lang w:val="pt-BR" w:eastAsia="pt-BR"/>
        </w:rPr>
      </w:pPr>
      <w:ins w:id="504" w:author="Igor Santiago" w:date="2022-06-09T00:47:00Z">
        <w:r w:rsidRPr="00A44348">
          <w:rPr>
            <w:color w:val="000000"/>
            <w:sz w:val="20"/>
            <w:szCs w:val="20"/>
            <w:lang w:val="pt-BR"/>
            <w:rPrChange w:id="505" w:author="Ines" w:date="2022-06-09T10:14:00Z">
              <w:rPr>
                <w:color w:val="000000"/>
                <w:sz w:val="20"/>
                <w:szCs w:val="20"/>
              </w:rPr>
            </w:rPrChange>
          </w:rPr>
          <w:t>Será somente um componente do sistema:</w:t>
        </w:r>
      </w:ins>
    </w:p>
    <w:p w14:paraId="782FEE64" w14:textId="77777777" w:rsidR="00390560" w:rsidRPr="00A44348" w:rsidRDefault="00390560" w:rsidP="00390560">
      <w:pPr>
        <w:pStyle w:val="NormalWeb"/>
        <w:numPr>
          <w:ilvl w:val="0"/>
          <w:numId w:val="19"/>
        </w:numPr>
        <w:spacing w:before="0" w:beforeAutospacing="0" w:after="0" w:afterAutospacing="0"/>
        <w:ind w:left="1440"/>
        <w:jc w:val="both"/>
        <w:textAlignment w:val="baseline"/>
        <w:rPr>
          <w:ins w:id="506" w:author="Igor Santiago" w:date="2022-06-09T00:47:00Z"/>
          <w:color w:val="000000"/>
          <w:sz w:val="20"/>
          <w:szCs w:val="20"/>
          <w:lang w:val="pt-BR"/>
          <w:rPrChange w:id="507" w:author="Ines" w:date="2022-06-09T10:14:00Z">
            <w:rPr>
              <w:ins w:id="508" w:author="Igor Santiago" w:date="2022-06-09T00:47:00Z"/>
              <w:color w:val="000000"/>
              <w:sz w:val="20"/>
              <w:szCs w:val="20"/>
            </w:rPr>
          </w:rPrChange>
        </w:rPr>
      </w:pPr>
      <w:ins w:id="509" w:author="Igor Santiago" w:date="2022-06-09T00:47:00Z">
        <w:r w:rsidRPr="00A44348">
          <w:rPr>
            <w:b/>
            <w:bCs/>
            <w:color w:val="000000"/>
            <w:sz w:val="20"/>
            <w:szCs w:val="20"/>
            <w:lang w:val="pt-BR"/>
            <w:rPrChange w:id="510" w:author="Ines" w:date="2022-06-09T10:14:00Z">
              <w:rPr>
                <w:b/>
                <w:bCs/>
                <w:color w:val="000000"/>
                <w:sz w:val="20"/>
                <w:szCs w:val="20"/>
              </w:rPr>
            </w:rPrChange>
          </w:rPr>
          <w:t xml:space="preserve">Programa desktop </w:t>
        </w:r>
        <w:r w:rsidRPr="00A44348">
          <w:rPr>
            <w:color w:val="000000"/>
            <w:sz w:val="20"/>
            <w:szCs w:val="20"/>
            <w:lang w:val="pt-BR"/>
            <w:rPrChange w:id="511" w:author="Ines" w:date="2022-06-09T10:14:00Z">
              <w:rPr>
                <w:color w:val="000000"/>
                <w:sz w:val="20"/>
                <w:szCs w:val="20"/>
              </w:rPr>
            </w:rPrChange>
          </w:rPr>
          <w:t xml:space="preserve">denominado </w:t>
        </w:r>
        <w:r w:rsidRPr="00A44348">
          <w:rPr>
            <w:b/>
            <w:bCs/>
            <w:color w:val="000000"/>
            <w:sz w:val="20"/>
            <w:szCs w:val="20"/>
            <w:lang w:val="pt-BR"/>
            <w:rPrChange w:id="512" w:author="Ines" w:date="2022-06-09T10:14:00Z">
              <w:rPr>
                <w:b/>
                <w:bCs/>
                <w:color w:val="000000"/>
                <w:sz w:val="20"/>
                <w:szCs w:val="20"/>
              </w:rPr>
            </w:rPrChange>
          </w:rPr>
          <w:t>SysSoldCar</w:t>
        </w:r>
        <w:r w:rsidRPr="00A44348">
          <w:rPr>
            <w:color w:val="000000"/>
            <w:sz w:val="20"/>
            <w:szCs w:val="20"/>
            <w:lang w:val="pt-BR"/>
            <w:rPrChange w:id="513" w:author="Ines" w:date="2022-06-09T10:14:00Z">
              <w:rPr>
                <w:color w:val="000000"/>
                <w:sz w:val="20"/>
                <w:szCs w:val="20"/>
              </w:rPr>
            </w:rPrChange>
          </w:rPr>
          <w:t xml:space="preserve"> para gerenciamento de vendas e compras de automóveis pela concessionária. </w:t>
        </w:r>
      </w:ins>
    </w:p>
    <w:p w14:paraId="7B63927C" w14:textId="597567F5" w:rsidR="00341B5B" w:rsidRPr="00A44348" w:rsidDel="00390560" w:rsidRDefault="003E6BDD">
      <w:pPr>
        <w:widowControl/>
        <w:pBdr>
          <w:top w:val="nil"/>
          <w:left w:val="nil"/>
          <w:bottom w:val="nil"/>
          <w:right w:val="nil"/>
          <w:between w:val="nil"/>
        </w:pBdr>
        <w:spacing w:line="240" w:lineRule="auto"/>
        <w:ind w:left="708"/>
        <w:jc w:val="both"/>
        <w:rPr>
          <w:del w:id="514" w:author="Igor Santiago" w:date="2022-06-09T00:47:00Z"/>
          <w:color w:val="000000"/>
          <w:lang w:val="pt-BR"/>
          <w:rPrChange w:id="515" w:author="Ines" w:date="2022-06-09T10:14:00Z">
            <w:rPr>
              <w:del w:id="516" w:author="Igor Santiago" w:date="2022-06-09T00:47:00Z"/>
              <w:color w:val="000000"/>
            </w:rPr>
          </w:rPrChange>
        </w:rPr>
      </w:pPr>
      <w:del w:id="517" w:author="Igor Santiago" w:date="2022-06-09T00:47:00Z">
        <w:r w:rsidRPr="00A44348" w:rsidDel="00390560">
          <w:rPr>
            <w:color w:val="000000"/>
            <w:lang w:val="pt-BR"/>
            <w:rPrChange w:id="518" w:author="Ines" w:date="2022-06-09T10:14:00Z">
              <w:rPr>
                <w:color w:val="000000"/>
              </w:rPr>
            </w:rPrChange>
          </w:rPr>
          <w:delText>Nome e natureza de cada componente do produto a ser produzido, se houver.</w:delText>
        </w:r>
      </w:del>
    </w:p>
    <w:p w14:paraId="35F78BB2" w14:textId="0821FCD2" w:rsidR="00341B5B" w:rsidRPr="00A44348" w:rsidDel="00390560" w:rsidRDefault="00341B5B">
      <w:pPr>
        <w:widowControl/>
        <w:pBdr>
          <w:top w:val="nil"/>
          <w:left w:val="nil"/>
          <w:bottom w:val="nil"/>
          <w:right w:val="nil"/>
          <w:between w:val="nil"/>
        </w:pBdr>
        <w:spacing w:line="240" w:lineRule="auto"/>
        <w:ind w:left="708"/>
        <w:jc w:val="both"/>
        <w:rPr>
          <w:del w:id="519" w:author="Igor Santiago" w:date="2022-06-09T00:47:00Z"/>
          <w:color w:val="000000"/>
          <w:lang w:val="pt-BR"/>
          <w:rPrChange w:id="520" w:author="Ines" w:date="2022-06-09T10:14:00Z">
            <w:rPr>
              <w:del w:id="521" w:author="Igor Santiago" w:date="2022-06-09T00:47:00Z"/>
              <w:color w:val="000000"/>
            </w:rPr>
          </w:rPrChange>
        </w:rPr>
      </w:pPr>
    </w:p>
    <w:p w14:paraId="74B6EDD3" w14:textId="072D220D" w:rsidR="00341B5B" w:rsidRPr="00A44348" w:rsidDel="00390560" w:rsidRDefault="003E6BDD">
      <w:pPr>
        <w:widowControl/>
        <w:pBdr>
          <w:top w:val="nil"/>
          <w:left w:val="nil"/>
          <w:bottom w:val="nil"/>
          <w:right w:val="nil"/>
          <w:between w:val="nil"/>
        </w:pBdr>
        <w:spacing w:line="240" w:lineRule="auto"/>
        <w:ind w:left="708"/>
        <w:jc w:val="both"/>
        <w:rPr>
          <w:del w:id="522" w:author="Igor Santiago" w:date="2022-06-09T00:47:00Z"/>
          <w:color w:val="0070C0"/>
          <w:lang w:val="pt-BR"/>
          <w:rPrChange w:id="523" w:author="Ines" w:date="2022-06-09T10:14:00Z">
            <w:rPr>
              <w:del w:id="524" w:author="Igor Santiago" w:date="2022-06-09T00:47:00Z"/>
              <w:color w:val="0070C0"/>
            </w:rPr>
          </w:rPrChange>
        </w:rPr>
      </w:pPr>
      <w:del w:id="525" w:author="Igor Santiago" w:date="2022-06-09T00:47:00Z">
        <w:r w:rsidRPr="00A44348" w:rsidDel="00390560">
          <w:rPr>
            <w:color w:val="0070C0"/>
            <w:lang w:val="pt-BR"/>
            <w:rPrChange w:id="526" w:author="Ines" w:date="2022-06-09T10:14:00Z">
              <w:rPr>
                <w:color w:val="0070C0"/>
              </w:rPr>
            </w:rPrChange>
          </w:rPr>
          <w:delText xml:space="preserve">Por exemplo: </w:delText>
        </w:r>
      </w:del>
    </w:p>
    <w:p w14:paraId="28CEA067" w14:textId="6D91C1D6" w:rsidR="00341B5B" w:rsidRPr="00A44348" w:rsidDel="00390560" w:rsidRDefault="003E6BDD">
      <w:pPr>
        <w:widowControl/>
        <w:pBdr>
          <w:top w:val="nil"/>
          <w:left w:val="nil"/>
          <w:bottom w:val="nil"/>
          <w:right w:val="nil"/>
          <w:between w:val="nil"/>
        </w:pBdr>
        <w:spacing w:line="240" w:lineRule="auto"/>
        <w:ind w:left="708"/>
        <w:jc w:val="both"/>
        <w:rPr>
          <w:del w:id="527" w:author="Igor Santiago" w:date="2022-06-09T00:47:00Z"/>
          <w:color w:val="0070C0"/>
          <w:lang w:val="pt-BR"/>
          <w:rPrChange w:id="528" w:author="Ines" w:date="2022-06-09T10:14:00Z">
            <w:rPr>
              <w:del w:id="529" w:author="Igor Santiago" w:date="2022-06-09T00:47:00Z"/>
              <w:color w:val="0070C0"/>
            </w:rPr>
          </w:rPrChange>
        </w:rPr>
      </w:pPr>
      <w:del w:id="530" w:author="Igor Santiago" w:date="2022-06-09T00:47:00Z">
        <w:r w:rsidRPr="00A44348" w:rsidDel="00390560">
          <w:rPr>
            <w:color w:val="0070C0"/>
            <w:lang w:val="pt-BR"/>
            <w:rPrChange w:id="531" w:author="Ines" w:date="2022-06-09T10:14:00Z">
              <w:rPr>
                <w:color w:val="0070C0"/>
              </w:rPr>
            </w:rPrChange>
          </w:rPr>
          <w:delText xml:space="preserve">São dois os componentes do sistema: </w:delText>
        </w:r>
      </w:del>
    </w:p>
    <w:p w14:paraId="19EC66DD" w14:textId="75FC3F86" w:rsidR="00341B5B" w:rsidRPr="00A44348" w:rsidDel="00390560" w:rsidRDefault="003E6BDD">
      <w:pPr>
        <w:widowControl/>
        <w:numPr>
          <w:ilvl w:val="0"/>
          <w:numId w:val="11"/>
        </w:numPr>
        <w:pBdr>
          <w:top w:val="nil"/>
          <w:left w:val="nil"/>
          <w:bottom w:val="nil"/>
          <w:right w:val="nil"/>
          <w:between w:val="nil"/>
        </w:pBdr>
        <w:spacing w:line="240" w:lineRule="auto"/>
        <w:jc w:val="both"/>
        <w:rPr>
          <w:del w:id="532" w:author="Igor Santiago" w:date="2022-06-09T00:47:00Z"/>
          <w:color w:val="0070C0"/>
          <w:lang w:val="pt-BR"/>
          <w:rPrChange w:id="533" w:author="Ines" w:date="2022-06-09T10:14:00Z">
            <w:rPr>
              <w:del w:id="534" w:author="Igor Santiago" w:date="2022-06-09T00:47:00Z"/>
              <w:color w:val="0070C0"/>
            </w:rPr>
          </w:rPrChange>
        </w:rPr>
      </w:pPr>
      <w:del w:id="535" w:author="Igor Santiago" w:date="2022-06-09T00:47:00Z">
        <w:r w:rsidRPr="00A44348" w:rsidDel="00390560">
          <w:rPr>
            <w:b/>
            <w:color w:val="0070C0"/>
            <w:lang w:val="pt-BR"/>
            <w:rPrChange w:id="536" w:author="Ines" w:date="2022-06-09T10:14:00Z">
              <w:rPr>
                <w:b/>
                <w:color w:val="0070C0"/>
              </w:rPr>
            </w:rPrChange>
          </w:rPr>
          <w:delText>Aplicativo móvel</w:delText>
        </w:r>
        <w:r w:rsidRPr="00A44348" w:rsidDel="00390560">
          <w:rPr>
            <w:color w:val="0070C0"/>
            <w:lang w:val="pt-BR"/>
            <w:rPrChange w:id="537" w:author="Ines" w:date="2022-06-09T10:14:00Z">
              <w:rPr>
                <w:color w:val="0070C0"/>
              </w:rPr>
            </w:rPrChange>
          </w:rPr>
          <w:delText xml:space="preserve"> denominado </w:delText>
        </w:r>
        <w:r w:rsidRPr="00A44348" w:rsidDel="00390560">
          <w:rPr>
            <w:b/>
            <w:color w:val="0070C0"/>
            <w:lang w:val="pt-BR"/>
            <w:rPrChange w:id="538" w:author="Ines" w:date="2022-06-09T10:14:00Z">
              <w:rPr>
                <w:b/>
                <w:color w:val="0070C0"/>
              </w:rPr>
            </w:rPrChange>
          </w:rPr>
          <w:delText>CartoAPP</w:delText>
        </w:r>
        <w:r w:rsidRPr="00A44348" w:rsidDel="00390560">
          <w:rPr>
            <w:color w:val="0070C0"/>
            <w:lang w:val="pt-BR"/>
            <w:rPrChange w:id="539" w:author="Ines" w:date="2022-06-09T10:14:00Z">
              <w:rPr>
                <w:color w:val="0070C0"/>
              </w:rPr>
            </w:rPrChange>
          </w:rPr>
          <w:delText xml:space="preserve"> para coleta de dados cartográficos</w:delText>
        </w:r>
      </w:del>
    </w:p>
    <w:p w14:paraId="1D32DECA" w14:textId="645BB4DB" w:rsidR="00341B5B" w:rsidRPr="00A44348" w:rsidDel="00390560" w:rsidRDefault="003E6BDD">
      <w:pPr>
        <w:widowControl/>
        <w:numPr>
          <w:ilvl w:val="0"/>
          <w:numId w:val="11"/>
        </w:numPr>
        <w:pBdr>
          <w:top w:val="nil"/>
          <w:left w:val="nil"/>
          <w:bottom w:val="nil"/>
          <w:right w:val="nil"/>
          <w:between w:val="nil"/>
        </w:pBdr>
        <w:spacing w:line="240" w:lineRule="auto"/>
        <w:jc w:val="both"/>
        <w:rPr>
          <w:del w:id="540" w:author="Igor Santiago" w:date="2022-06-09T00:47:00Z"/>
          <w:color w:val="0070C0"/>
          <w:lang w:val="pt-BR"/>
          <w:rPrChange w:id="541" w:author="Ines" w:date="2022-06-09T10:14:00Z">
            <w:rPr>
              <w:del w:id="542" w:author="Igor Santiago" w:date="2022-06-09T00:47:00Z"/>
              <w:color w:val="0070C0"/>
            </w:rPr>
          </w:rPrChange>
        </w:rPr>
      </w:pPr>
      <w:del w:id="543" w:author="Igor Santiago" w:date="2022-06-09T00:47:00Z">
        <w:r w:rsidRPr="00A44348" w:rsidDel="00390560">
          <w:rPr>
            <w:b/>
            <w:color w:val="0070C0"/>
            <w:lang w:val="pt-BR"/>
            <w:rPrChange w:id="544" w:author="Ines" w:date="2022-06-09T10:14:00Z">
              <w:rPr>
                <w:b/>
                <w:color w:val="0070C0"/>
              </w:rPr>
            </w:rPrChange>
          </w:rPr>
          <w:delText>Serviço WEB</w:delText>
        </w:r>
        <w:r w:rsidRPr="00A44348" w:rsidDel="00390560">
          <w:rPr>
            <w:color w:val="0070C0"/>
            <w:lang w:val="pt-BR"/>
            <w:rPrChange w:id="545" w:author="Ines" w:date="2022-06-09T10:14:00Z">
              <w:rPr>
                <w:color w:val="0070C0"/>
              </w:rPr>
            </w:rPrChange>
          </w:rPr>
          <w:delText xml:space="preserve"> denominado </w:delText>
        </w:r>
        <w:r w:rsidRPr="00A44348" w:rsidDel="00390560">
          <w:rPr>
            <w:b/>
            <w:color w:val="0070C0"/>
            <w:lang w:val="pt-BR"/>
            <w:rPrChange w:id="546" w:author="Ines" w:date="2022-06-09T10:14:00Z">
              <w:rPr>
                <w:b/>
                <w:color w:val="0070C0"/>
              </w:rPr>
            </w:rPrChange>
          </w:rPr>
          <w:delText>CartoService</w:delText>
        </w:r>
        <w:r w:rsidRPr="00A44348" w:rsidDel="00390560">
          <w:rPr>
            <w:color w:val="0070C0"/>
            <w:lang w:val="pt-BR"/>
            <w:rPrChange w:id="547" w:author="Ines" w:date="2022-06-09T10:14:00Z">
              <w:rPr>
                <w:color w:val="0070C0"/>
              </w:rPr>
            </w:rPrChange>
          </w:rPr>
          <w:delText xml:space="preserve"> para armazenamento em nuvem, recuperação e edição de dados cartográficos.</w:delText>
        </w:r>
      </w:del>
    </w:p>
    <w:p w14:paraId="4399AF31" w14:textId="2D362667" w:rsidR="00341B5B" w:rsidRPr="00A44348" w:rsidDel="00390560" w:rsidRDefault="00341B5B">
      <w:pPr>
        <w:widowControl/>
        <w:pBdr>
          <w:top w:val="nil"/>
          <w:left w:val="nil"/>
          <w:bottom w:val="nil"/>
          <w:right w:val="nil"/>
          <w:between w:val="nil"/>
        </w:pBdr>
        <w:spacing w:line="240" w:lineRule="auto"/>
        <w:ind w:left="708"/>
        <w:jc w:val="both"/>
        <w:rPr>
          <w:del w:id="548" w:author="Igor Santiago" w:date="2022-06-09T00:47:00Z"/>
          <w:color w:val="000000"/>
          <w:lang w:val="pt-BR"/>
          <w:rPrChange w:id="549" w:author="Ines" w:date="2022-06-09T10:14:00Z">
            <w:rPr>
              <w:del w:id="550" w:author="Igor Santiago" w:date="2022-06-09T00:47:00Z"/>
              <w:color w:val="000000"/>
            </w:rPr>
          </w:rPrChange>
        </w:rPr>
      </w:pPr>
    </w:p>
    <w:p w14:paraId="79E2D366" w14:textId="77777777" w:rsidR="00341B5B" w:rsidRPr="00A44348" w:rsidRDefault="00341B5B">
      <w:pPr>
        <w:jc w:val="both"/>
        <w:rPr>
          <w:lang w:val="pt-BR"/>
          <w:rPrChange w:id="551" w:author="Ines" w:date="2022-06-09T10:14:00Z">
            <w:rPr/>
          </w:rPrChange>
        </w:rPr>
      </w:pPr>
    </w:p>
    <w:p w14:paraId="0DD4DFC7" w14:textId="77777777" w:rsidR="00341B5B" w:rsidRDefault="003E6BDD">
      <w:pPr>
        <w:pStyle w:val="Ttulo3"/>
        <w:numPr>
          <w:ilvl w:val="2"/>
          <w:numId w:val="9"/>
        </w:numPr>
      </w:pPr>
      <w:bookmarkStart w:id="552" w:name="_heading=h.4d34og8" w:colFirst="0" w:colLast="0"/>
      <w:bookmarkEnd w:id="552"/>
      <w:r>
        <w:lastRenderedPageBreak/>
        <w:t>Missão do produto</w:t>
      </w:r>
    </w:p>
    <w:p w14:paraId="0065BEC7" w14:textId="77777777" w:rsidR="00390560" w:rsidRDefault="00390560">
      <w:pPr>
        <w:pStyle w:val="NormalWeb"/>
        <w:spacing w:before="0" w:beforeAutospacing="0" w:after="0" w:afterAutospacing="0"/>
        <w:ind w:left="708"/>
        <w:jc w:val="both"/>
        <w:rPr>
          <w:ins w:id="553" w:author="Igor Santiago" w:date="2022-06-09T00:48:00Z"/>
          <w:lang w:val="pt-BR" w:eastAsia="pt-BR"/>
        </w:rPr>
        <w:pPrChange w:id="554" w:author="Igor Santiago" w:date="2022-06-09T00:48:00Z">
          <w:pPr>
            <w:pStyle w:val="NormalWeb"/>
            <w:numPr>
              <w:numId w:val="9"/>
            </w:numPr>
            <w:spacing w:before="0" w:beforeAutospacing="0" w:after="0" w:afterAutospacing="0"/>
            <w:jc w:val="both"/>
          </w:pPr>
        </w:pPrChange>
      </w:pPr>
      <w:ins w:id="555" w:author="Igor Santiago" w:date="2022-06-09T00:48:00Z">
        <w:r w:rsidRPr="00A44348">
          <w:rPr>
            <w:color w:val="000000"/>
            <w:sz w:val="20"/>
            <w:szCs w:val="20"/>
            <w:lang w:val="pt-BR"/>
            <w:rPrChange w:id="556" w:author="Ines" w:date="2022-06-09T10:14:00Z">
              <w:rPr>
                <w:color w:val="000000"/>
                <w:sz w:val="20"/>
                <w:szCs w:val="20"/>
              </w:rPr>
            </w:rPrChange>
          </w:rPr>
          <w:t>Atualmente as filiais da Concessionária Vale do Ouro não tem um sistema único de vendas, pois acreditavam que não seria algo necessário para o processo de compra e venda de automóveis. Dessa forma, todas as vendas feitas em uma filial eram repassadas de forma manual de uma filial da concessionária para outra, tornando o processo lento, custoso e improdutivo. O nosso sistema SysSoldCar vem para sanar todos esses problemas enfrentados por nosso cliente, poupando tempo e recursos e também diminuindo a possibilidade de falhas humanas.</w:t>
        </w:r>
      </w:ins>
    </w:p>
    <w:p w14:paraId="3A99822D" w14:textId="4D243082" w:rsidR="00341B5B" w:rsidRPr="00A44348" w:rsidDel="00390560" w:rsidRDefault="003E6BDD">
      <w:pPr>
        <w:widowControl/>
        <w:pBdr>
          <w:top w:val="nil"/>
          <w:left w:val="nil"/>
          <w:bottom w:val="nil"/>
          <w:right w:val="nil"/>
          <w:between w:val="nil"/>
        </w:pBdr>
        <w:spacing w:line="240" w:lineRule="auto"/>
        <w:ind w:left="708"/>
        <w:jc w:val="both"/>
        <w:rPr>
          <w:del w:id="557" w:author="Igor Santiago" w:date="2022-06-09T00:48:00Z"/>
          <w:color w:val="000000"/>
          <w:lang w:val="pt-BR"/>
          <w:rPrChange w:id="558" w:author="Ines" w:date="2022-06-09T10:14:00Z">
            <w:rPr>
              <w:del w:id="559" w:author="Igor Santiago" w:date="2022-06-09T00:48:00Z"/>
              <w:color w:val="000000"/>
            </w:rPr>
          </w:rPrChange>
        </w:rPr>
      </w:pPr>
      <w:del w:id="560" w:author="Igor Santiago" w:date="2022-06-09T00:48:00Z">
        <w:r w:rsidRPr="00A44348" w:rsidDel="00390560">
          <w:rPr>
            <w:color w:val="000000"/>
            <w:lang w:val="pt-BR"/>
            <w:rPrChange w:id="561" w:author="Ines" w:date="2022-06-09T10:14:00Z">
              <w:rPr>
                <w:color w:val="000000"/>
              </w:rPr>
            </w:rPrChange>
          </w:rPr>
          <w:delText xml:space="preserve">Descreve-se aqui quais problemas observados pelo cliente em seu negócio os produtos listados acima têm por objetivo resolver. É importante enunciar missões que possam ser aferidas de alguma maneira, permitindo ao cliente ou à equipe de desenvolvimento mensurar o retorno do investimento (Key Performance Index – KPI). </w:delText>
        </w:r>
      </w:del>
    </w:p>
    <w:p w14:paraId="2E23CA9F" w14:textId="77777777" w:rsidR="00341B5B" w:rsidRPr="00A44348" w:rsidDel="00390560" w:rsidRDefault="00341B5B">
      <w:pPr>
        <w:widowControl/>
        <w:pBdr>
          <w:top w:val="nil"/>
          <w:left w:val="nil"/>
          <w:bottom w:val="nil"/>
          <w:right w:val="nil"/>
          <w:between w:val="nil"/>
        </w:pBdr>
        <w:spacing w:line="240" w:lineRule="auto"/>
        <w:ind w:left="708"/>
        <w:jc w:val="both"/>
        <w:rPr>
          <w:del w:id="562" w:author="Igor Santiago" w:date="2022-06-09T00:48:00Z"/>
          <w:color w:val="000000"/>
          <w:lang w:val="pt-BR"/>
          <w:rPrChange w:id="563" w:author="Ines" w:date="2022-06-09T10:14:00Z">
            <w:rPr>
              <w:del w:id="564" w:author="Igor Santiago" w:date="2022-06-09T00:48:00Z"/>
              <w:color w:val="000000"/>
            </w:rPr>
          </w:rPrChange>
        </w:rPr>
      </w:pPr>
    </w:p>
    <w:p w14:paraId="2E20FA2C" w14:textId="4079CBD9" w:rsidR="00341B5B" w:rsidRPr="00A44348" w:rsidDel="00390560" w:rsidRDefault="003E6BDD">
      <w:pPr>
        <w:widowControl/>
        <w:pBdr>
          <w:top w:val="nil"/>
          <w:left w:val="nil"/>
          <w:bottom w:val="nil"/>
          <w:right w:val="nil"/>
          <w:between w:val="nil"/>
        </w:pBdr>
        <w:spacing w:line="240" w:lineRule="auto"/>
        <w:ind w:left="708"/>
        <w:jc w:val="both"/>
        <w:rPr>
          <w:del w:id="565" w:author="Igor Santiago" w:date="2022-06-09T00:48:00Z"/>
          <w:color w:val="0070C0"/>
          <w:lang w:val="pt-BR"/>
          <w:rPrChange w:id="566" w:author="Ines" w:date="2022-06-09T10:14:00Z">
            <w:rPr>
              <w:del w:id="567" w:author="Igor Santiago" w:date="2022-06-09T00:48:00Z"/>
              <w:color w:val="0070C0"/>
            </w:rPr>
          </w:rPrChange>
        </w:rPr>
      </w:pPr>
      <w:del w:id="568" w:author="Igor Santiago" w:date="2022-06-09T00:48:00Z">
        <w:r w:rsidRPr="00A44348" w:rsidDel="00390560">
          <w:rPr>
            <w:color w:val="0070C0"/>
            <w:lang w:val="pt-BR"/>
            <w:rPrChange w:id="569" w:author="Ines" w:date="2022-06-09T10:14:00Z">
              <w:rPr>
                <w:color w:val="0070C0"/>
              </w:rPr>
            </w:rPrChange>
          </w:rPr>
          <w:delText xml:space="preserve">De preferência, usar um único parágrafo que sintetize a missão a ser desempenhada pelo produto, esclarecendo, que valores o produto deverá agregar para o cliente e os usuários. </w:delText>
        </w:r>
      </w:del>
    </w:p>
    <w:p w14:paraId="422A3D9B" w14:textId="1B8E2AB6" w:rsidR="00341B5B" w:rsidRPr="00A44348" w:rsidDel="00390560" w:rsidRDefault="00341B5B">
      <w:pPr>
        <w:widowControl/>
        <w:pBdr>
          <w:top w:val="nil"/>
          <w:left w:val="nil"/>
          <w:bottom w:val="nil"/>
          <w:right w:val="nil"/>
          <w:between w:val="nil"/>
        </w:pBdr>
        <w:spacing w:line="240" w:lineRule="auto"/>
        <w:ind w:left="708"/>
        <w:jc w:val="both"/>
        <w:rPr>
          <w:del w:id="570" w:author="Igor Santiago" w:date="2022-06-09T00:48:00Z"/>
          <w:color w:val="0070C0"/>
          <w:lang w:val="pt-BR"/>
          <w:rPrChange w:id="571" w:author="Ines" w:date="2022-06-09T10:14:00Z">
            <w:rPr>
              <w:del w:id="572" w:author="Igor Santiago" w:date="2022-06-09T00:48:00Z"/>
              <w:color w:val="0070C0"/>
            </w:rPr>
          </w:rPrChange>
        </w:rPr>
      </w:pPr>
    </w:p>
    <w:p w14:paraId="698A320E" w14:textId="5781CDE5" w:rsidR="00341B5B" w:rsidRPr="00A44348" w:rsidDel="00390560" w:rsidRDefault="003E6BDD">
      <w:pPr>
        <w:widowControl/>
        <w:pBdr>
          <w:top w:val="nil"/>
          <w:left w:val="nil"/>
          <w:bottom w:val="nil"/>
          <w:right w:val="nil"/>
          <w:between w:val="nil"/>
        </w:pBdr>
        <w:spacing w:line="240" w:lineRule="auto"/>
        <w:ind w:left="708"/>
        <w:jc w:val="both"/>
        <w:rPr>
          <w:del w:id="573" w:author="Igor Santiago" w:date="2022-06-09T00:48:00Z"/>
          <w:color w:val="0070C0"/>
          <w:lang w:val="pt-BR"/>
          <w:rPrChange w:id="574" w:author="Ines" w:date="2022-06-09T10:14:00Z">
            <w:rPr>
              <w:del w:id="575" w:author="Igor Santiago" w:date="2022-06-09T00:48:00Z"/>
              <w:color w:val="0070C0"/>
            </w:rPr>
          </w:rPrChange>
        </w:rPr>
      </w:pPr>
      <w:del w:id="576" w:author="Igor Santiago" w:date="2022-06-09T00:48:00Z">
        <w:r w:rsidRPr="00A44348" w:rsidDel="00390560">
          <w:rPr>
            <w:color w:val="0070C0"/>
            <w:lang w:val="pt-BR"/>
            <w:rPrChange w:id="577" w:author="Ines" w:date="2022-06-09T10:14:00Z">
              <w:rPr>
                <w:color w:val="0070C0"/>
              </w:rPr>
            </w:rPrChange>
          </w:rPr>
          <w:delText>Por exemplo:</w:delText>
        </w:r>
      </w:del>
    </w:p>
    <w:p w14:paraId="75AF3F9D" w14:textId="5E683922" w:rsidR="00341B5B" w:rsidRPr="00A44348" w:rsidDel="00390560" w:rsidRDefault="003E6BDD">
      <w:pPr>
        <w:widowControl/>
        <w:pBdr>
          <w:top w:val="nil"/>
          <w:left w:val="nil"/>
          <w:bottom w:val="nil"/>
          <w:right w:val="nil"/>
          <w:between w:val="nil"/>
        </w:pBdr>
        <w:spacing w:line="240" w:lineRule="auto"/>
        <w:ind w:left="708"/>
        <w:jc w:val="both"/>
        <w:rPr>
          <w:del w:id="578" w:author="Igor Santiago" w:date="2022-06-09T00:48:00Z"/>
          <w:color w:val="0070C0"/>
          <w:lang w:val="pt-BR"/>
          <w:rPrChange w:id="579" w:author="Ines" w:date="2022-06-09T10:14:00Z">
            <w:rPr>
              <w:del w:id="580" w:author="Igor Santiago" w:date="2022-06-09T00:48:00Z"/>
              <w:color w:val="0070C0"/>
            </w:rPr>
          </w:rPrChange>
        </w:rPr>
      </w:pPr>
      <w:del w:id="581" w:author="Igor Santiago" w:date="2022-06-09T00:48:00Z">
        <w:r w:rsidRPr="00A44348" w:rsidDel="00390560">
          <w:rPr>
            <w:color w:val="0070C0"/>
            <w:lang w:val="pt-BR"/>
            <w:rPrChange w:id="582" w:author="Ines" w:date="2022-06-09T10:14:00Z">
              <w:rPr>
                <w:color w:val="0070C0"/>
              </w:rPr>
            </w:rPrChange>
          </w:rPr>
          <w:delText xml:space="preserve">Atualmente, os dados cartográficos coletados de forma manual, por meio de anotações a mão livre em cadernetas de campo e em croquis de mapas sobre papel quadriculado. Fotos e dados GPS são armazenados em campo são armazenados de forma dispersa em diferentes dispositivos de coleta. Desta maneira, ao retornar dos trabalhos de campo, as equipes consomem muito tempo para transcrever e integrar todos esses dados. Infelizmente, o trabalho manual muitas vezes resulta em falhas e perdas de dados. Por isso, este produto tem por objetivo a redução de tempo de coleta de dados cartográficos, a automação do processo de levantamento de dados, a integração dos dados coletados em um único equipamento de campo e, a posterior integração em um único repositório em nuvem, além de reduzir a perda de dados cartográfico coletados em campo. Destas maneiras, esse produto visa a redução dos custos associados ao levantamento de dados cartográficos em campo e a eliminação de falhas atualmente presente nesse processo.  </w:delText>
        </w:r>
      </w:del>
    </w:p>
    <w:p w14:paraId="5F2865E4" w14:textId="77777777" w:rsidR="00341B5B" w:rsidRPr="00A44348" w:rsidRDefault="00341B5B">
      <w:pPr>
        <w:jc w:val="both"/>
        <w:rPr>
          <w:i/>
          <w:color w:val="0070C0"/>
          <w:lang w:val="pt-BR"/>
          <w:rPrChange w:id="583" w:author="Ines" w:date="2022-06-09T10:14:00Z">
            <w:rPr>
              <w:i/>
              <w:color w:val="0070C0"/>
            </w:rPr>
          </w:rPrChange>
        </w:rPr>
      </w:pPr>
    </w:p>
    <w:p w14:paraId="2BD9BF69" w14:textId="77777777" w:rsidR="00341B5B" w:rsidRDefault="003E6BDD">
      <w:pPr>
        <w:pStyle w:val="Ttulo3"/>
        <w:numPr>
          <w:ilvl w:val="2"/>
          <w:numId w:val="9"/>
        </w:numPr>
      </w:pPr>
      <w:bookmarkStart w:id="584" w:name="_heading=h.2s8eyo1" w:colFirst="0" w:colLast="0"/>
      <w:bookmarkEnd w:id="584"/>
      <w:r>
        <w:t>Limites do produto</w:t>
      </w:r>
    </w:p>
    <w:p w14:paraId="7DF25C31" w14:textId="77777777" w:rsidR="00390560" w:rsidRDefault="00390560" w:rsidP="00390560">
      <w:pPr>
        <w:pStyle w:val="NormalWeb"/>
        <w:spacing w:before="0" w:beforeAutospacing="0" w:after="0" w:afterAutospacing="0"/>
        <w:ind w:left="708"/>
        <w:jc w:val="both"/>
        <w:rPr>
          <w:ins w:id="585" w:author="Igor Santiago" w:date="2022-06-09T00:48:00Z"/>
          <w:lang w:val="pt-BR" w:eastAsia="pt-BR"/>
        </w:rPr>
      </w:pPr>
      <w:ins w:id="586" w:author="Igor Santiago" w:date="2022-06-09T00:48:00Z">
        <w:r w:rsidRPr="00A44348">
          <w:rPr>
            <w:color w:val="000000"/>
            <w:sz w:val="20"/>
            <w:szCs w:val="20"/>
            <w:lang w:val="pt-BR"/>
            <w:rPrChange w:id="587" w:author="Ines" w:date="2022-06-09T10:14:00Z">
              <w:rPr>
                <w:color w:val="000000"/>
                <w:sz w:val="20"/>
                <w:szCs w:val="20"/>
              </w:rPr>
            </w:rPrChange>
          </w:rPr>
          <w:t>O produto terá algumas limitações como:</w:t>
        </w:r>
      </w:ins>
    </w:p>
    <w:p w14:paraId="57F71EA1" w14:textId="54FFB35D" w:rsidR="00390560" w:rsidRPr="00A44348" w:rsidRDefault="00390560" w:rsidP="00390560">
      <w:pPr>
        <w:pStyle w:val="NormalWeb"/>
        <w:numPr>
          <w:ilvl w:val="0"/>
          <w:numId w:val="27"/>
        </w:numPr>
        <w:spacing w:before="0" w:beforeAutospacing="0" w:after="0" w:afterAutospacing="0"/>
        <w:jc w:val="both"/>
        <w:textAlignment w:val="baseline"/>
        <w:rPr>
          <w:ins w:id="588" w:author="Igor Santiago" w:date="2022-06-09T00:53:00Z"/>
          <w:color w:val="000000"/>
          <w:sz w:val="20"/>
          <w:szCs w:val="20"/>
          <w:lang w:val="pt-BR"/>
          <w:rPrChange w:id="589" w:author="Ines" w:date="2022-06-09T10:14:00Z">
            <w:rPr>
              <w:ins w:id="590" w:author="Igor Santiago" w:date="2022-06-09T00:53:00Z"/>
              <w:color w:val="000000"/>
              <w:sz w:val="20"/>
              <w:szCs w:val="20"/>
            </w:rPr>
          </w:rPrChange>
        </w:rPr>
      </w:pPr>
      <w:ins w:id="591" w:author="Igor Santiago" w:date="2022-06-09T00:48:00Z">
        <w:r w:rsidRPr="00A44348">
          <w:rPr>
            <w:color w:val="000000"/>
            <w:sz w:val="20"/>
            <w:szCs w:val="20"/>
            <w:lang w:val="pt-BR"/>
            <w:rPrChange w:id="592" w:author="Ines" w:date="2022-06-09T10:14:00Z">
              <w:rPr>
                <w:color w:val="000000"/>
                <w:sz w:val="20"/>
                <w:szCs w:val="20"/>
              </w:rPr>
            </w:rPrChange>
          </w:rPr>
          <w:t>Não será possível fazer pagamentos pela plataforma.</w:t>
        </w:r>
      </w:ins>
    </w:p>
    <w:p w14:paraId="7090EC1F" w14:textId="77777777" w:rsidR="00390560" w:rsidRPr="00A44348" w:rsidRDefault="00390560">
      <w:pPr>
        <w:pStyle w:val="NormalWeb"/>
        <w:spacing w:before="0" w:beforeAutospacing="0" w:after="0" w:afterAutospacing="0"/>
        <w:ind w:left="1428"/>
        <w:jc w:val="both"/>
        <w:textAlignment w:val="baseline"/>
        <w:rPr>
          <w:ins w:id="593" w:author="Igor Santiago" w:date="2022-06-09T00:48:00Z"/>
          <w:color w:val="000000"/>
          <w:sz w:val="20"/>
          <w:szCs w:val="20"/>
          <w:lang w:val="pt-BR"/>
          <w:rPrChange w:id="594" w:author="Ines" w:date="2022-06-09T10:14:00Z">
            <w:rPr>
              <w:ins w:id="595" w:author="Igor Santiago" w:date="2022-06-09T00:48:00Z"/>
              <w:color w:val="000000"/>
              <w:sz w:val="20"/>
              <w:szCs w:val="20"/>
            </w:rPr>
          </w:rPrChange>
        </w:rPr>
        <w:pPrChange w:id="596" w:author="Igor Santiago" w:date="2022-06-09T00:53:00Z">
          <w:pPr>
            <w:pStyle w:val="NormalWeb"/>
            <w:spacing w:before="0" w:beforeAutospacing="0" w:after="0" w:afterAutospacing="0"/>
            <w:jc w:val="both"/>
            <w:textAlignment w:val="baseline"/>
          </w:pPr>
        </w:pPrChange>
      </w:pPr>
    </w:p>
    <w:p w14:paraId="5A482903" w14:textId="63C13CA3" w:rsidR="00390560" w:rsidRPr="00A44348" w:rsidRDefault="00390560" w:rsidP="00390560">
      <w:pPr>
        <w:pStyle w:val="NormalWeb"/>
        <w:numPr>
          <w:ilvl w:val="0"/>
          <w:numId w:val="27"/>
        </w:numPr>
        <w:spacing w:before="0" w:beforeAutospacing="0" w:after="0" w:afterAutospacing="0"/>
        <w:jc w:val="both"/>
        <w:textAlignment w:val="baseline"/>
        <w:rPr>
          <w:ins w:id="597" w:author="Igor Santiago" w:date="2022-06-09T00:53:00Z"/>
          <w:color w:val="000000"/>
          <w:sz w:val="20"/>
          <w:szCs w:val="20"/>
          <w:lang w:val="pt-BR"/>
          <w:rPrChange w:id="598" w:author="Ines" w:date="2022-06-09T10:14:00Z">
            <w:rPr>
              <w:ins w:id="599" w:author="Igor Santiago" w:date="2022-06-09T00:53:00Z"/>
            </w:rPr>
          </w:rPrChange>
        </w:rPr>
      </w:pPr>
      <w:ins w:id="600" w:author="Igor Santiago" w:date="2022-06-09T00:53:00Z">
        <w:r w:rsidRPr="00A44348">
          <w:rPr>
            <w:color w:val="000000"/>
            <w:sz w:val="20"/>
            <w:szCs w:val="20"/>
            <w:lang w:val="pt-BR"/>
            <w:rPrChange w:id="601" w:author="Ines" w:date="2022-06-09T10:14:00Z">
              <w:rPr>
                <w:color w:val="000000"/>
                <w:sz w:val="20"/>
                <w:szCs w:val="20"/>
              </w:rPr>
            </w:rPrChange>
          </w:rPr>
          <w:t xml:space="preserve">O </w:t>
        </w:r>
      </w:ins>
      <w:ins w:id="602" w:author="Igor Santiago" w:date="2022-06-09T00:48:00Z">
        <w:r w:rsidRPr="00A44348">
          <w:rPr>
            <w:color w:val="000000"/>
            <w:sz w:val="20"/>
            <w:szCs w:val="20"/>
            <w:lang w:val="pt-BR"/>
            <w:rPrChange w:id="603" w:author="Ines" w:date="2022-06-09T10:14:00Z">
              <w:rPr>
                <w:color w:val="000000"/>
                <w:sz w:val="20"/>
                <w:szCs w:val="20"/>
              </w:rPr>
            </w:rPrChange>
          </w:rPr>
          <w:t>aplicativo desktop não terá armazenamento em nuvem para compartilhar os dados com as outras</w:t>
        </w:r>
      </w:ins>
      <w:ins w:id="604" w:author="Igor Santiago" w:date="2022-06-09T00:52:00Z">
        <w:r w:rsidRPr="00A44348">
          <w:rPr>
            <w:color w:val="000000"/>
            <w:sz w:val="20"/>
            <w:szCs w:val="20"/>
            <w:lang w:val="pt-BR"/>
            <w:rPrChange w:id="605" w:author="Ines" w:date="2022-06-09T10:14:00Z">
              <w:rPr>
                <w:color w:val="000000"/>
                <w:sz w:val="20"/>
                <w:szCs w:val="20"/>
              </w:rPr>
            </w:rPrChange>
          </w:rPr>
          <w:t xml:space="preserve"> </w:t>
        </w:r>
      </w:ins>
      <w:ins w:id="606" w:author="Igor Santiago" w:date="2022-06-09T00:48:00Z">
        <w:r w:rsidRPr="00A44348">
          <w:rPr>
            <w:color w:val="000000"/>
            <w:sz w:val="20"/>
            <w:szCs w:val="20"/>
            <w:lang w:val="pt-BR"/>
            <w:rPrChange w:id="607" w:author="Ines" w:date="2022-06-09T10:14:00Z">
              <w:rPr>
                <w:color w:val="000000"/>
                <w:sz w:val="20"/>
                <w:szCs w:val="20"/>
              </w:rPr>
            </w:rPrChange>
          </w:rPr>
          <w:t>concessionárias. Dessa forma é preciso sempre atualizar os dados de todas as transferências entre filiais.</w:t>
        </w:r>
      </w:ins>
    </w:p>
    <w:p w14:paraId="7FE04872" w14:textId="77777777" w:rsidR="00390560" w:rsidRPr="00A44348" w:rsidRDefault="00390560">
      <w:pPr>
        <w:pStyle w:val="NormalWeb"/>
        <w:spacing w:before="0" w:beforeAutospacing="0" w:after="0" w:afterAutospacing="0"/>
        <w:ind w:left="1428"/>
        <w:jc w:val="both"/>
        <w:textAlignment w:val="baseline"/>
        <w:rPr>
          <w:ins w:id="608" w:author="Igor Santiago" w:date="2022-06-09T00:52:00Z"/>
          <w:color w:val="000000"/>
          <w:sz w:val="20"/>
          <w:szCs w:val="20"/>
          <w:lang w:val="pt-BR"/>
          <w:rPrChange w:id="609" w:author="Ines" w:date="2022-06-09T10:14:00Z">
            <w:rPr>
              <w:ins w:id="610" w:author="Igor Santiago" w:date="2022-06-09T00:52:00Z"/>
              <w:color w:val="000000"/>
              <w:sz w:val="20"/>
              <w:szCs w:val="20"/>
            </w:rPr>
          </w:rPrChange>
        </w:rPr>
        <w:pPrChange w:id="611" w:author="Igor Santiago" w:date="2022-06-09T00:53:00Z">
          <w:pPr>
            <w:pStyle w:val="NormalWeb"/>
            <w:spacing w:before="0" w:beforeAutospacing="0" w:after="0" w:afterAutospacing="0"/>
            <w:ind w:left="1068"/>
            <w:jc w:val="both"/>
            <w:textAlignment w:val="baseline"/>
          </w:pPr>
        </w:pPrChange>
      </w:pPr>
    </w:p>
    <w:p w14:paraId="64123C9B" w14:textId="7DC58161" w:rsidR="00390560" w:rsidRPr="00A44348" w:rsidRDefault="00390560" w:rsidP="00390560">
      <w:pPr>
        <w:pStyle w:val="NormalWeb"/>
        <w:numPr>
          <w:ilvl w:val="0"/>
          <w:numId w:val="27"/>
        </w:numPr>
        <w:spacing w:before="0" w:beforeAutospacing="0" w:after="0" w:afterAutospacing="0"/>
        <w:jc w:val="both"/>
        <w:textAlignment w:val="baseline"/>
        <w:rPr>
          <w:ins w:id="612" w:author="Igor Santiago" w:date="2022-06-09T00:53:00Z"/>
          <w:color w:val="000000"/>
          <w:sz w:val="20"/>
          <w:szCs w:val="20"/>
          <w:lang w:val="pt-BR"/>
          <w:rPrChange w:id="613" w:author="Ines" w:date="2022-06-09T10:14:00Z">
            <w:rPr>
              <w:ins w:id="614" w:author="Igor Santiago" w:date="2022-06-09T00:53:00Z"/>
              <w:color w:val="000000"/>
              <w:sz w:val="20"/>
              <w:szCs w:val="20"/>
            </w:rPr>
          </w:rPrChange>
        </w:rPr>
      </w:pPr>
      <w:ins w:id="615" w:author="Igor Santiago" w:date="2022-06-09T00:48:00Z">
        <w:r w:rsidRPr="00A44348">
          <w:rPr>
            <w:color w:val="000000"/>
            <w:sz w:val="20"/>
            <w:szCs w:val="20"/>
            <w:lang w:val="pt-BR"/>
            <w:rPrChange w:id="616" w:author="Ines" w:date="2022-06-09T10:14:00Z">
              <w:rPr>
                <w:color w:val="000000"/>
                <w:sz w:val="20"/>
                <w:szCs w:val="20"/>
              </w:rPr>
            </w:rPrChange>
          </w:rPr>
          <w:t>Não será possível gerar relatórios diários e semanais, devido ao baixo número de vendas o programa só</w:t>
        </w:r>
      </w:ins>
      <w:ins w:id="617" w:author="Igor Santiago" w:date="2022-06-09T00:52:00Z">
        <w:r w:rsidRPr="00A44348">
          <w:rPr>
            <w:color w:val="000000"/>
            <w:sz w:val="20"/>
            <w:szCs w:val="20"/>
            <w:lang w:val="pt-BR"/>
            <w:rPrChange w:id="618" w:author="Ines" w:date="2022-06-09T10:14:00Z">
              <w:rPr>
                <w:color w:val="000000"/>
                <w:sz w:val="20"/>
                <w:szCs w:val="20"/>
              </w:rPr>
            </w:rPrChange>
          </w:rPr>
          <w:t xml:space="preserve"> </w:t>
        </w:r>
      </w:ins>
      <w:ins w:id="619" w:author="Igor Santiago" w:date="2022-06-09T00:48:00Z">
        <w:r w:rsidRPr="00A44348">
          <w:rPr>
            <w:color w:val="000000"/>
            <w:sz w:val="20"/>
            <w:szCs w:val="20"/>
            <w:lang w:val="pt-BR"/>
            <w:rPrChange w:id="620" w:author="Ines" w:date="2022-06-09T10:14:00Z">
              <w:rPr>
                <w:color w:val="000000"/>
                <w:sz w:val="20"/>
                <w:szCs w:val="20"/>
              </w:rPr>
            </w:rPrChange>
          </w:rPr>
          <w:t>será capaz de relatórios mensais e anuais, para diminuição de custo do sistema.</w:t>
        </w:r>
      </w:ins>
    </w:p>
    <w:p w14:paraId="1D016B17" w14:textId="77777777" w:rsidR="00390560" w:rsidRPr="00A44348" w:rsidRDefault="00390560">
      <w:pPr>
        <w:pStyle w:val="NormalWeb"/>
        <w:spacing w:before="0" w:beforeAutospacing="0" w:after="0" w:afterAutospacing="0"/>
        <w:ind w:left="1428"/>
        <w:jc w:val="both"/>
        <w:textAlignment w:val="baseline"/>
        <w:rPr>
          <w:ins w:id="621" w:author="Igor Santiago" w:date="2022-06-09T00:49:00Z"/>
          <w:color w:val="000000"/>
          <w:sz w:val="20"/>
          <w:szCs w:val="20"/>
          <w:lang w:val="pt-BR"/>
          <w:rPrChange w:id="622" w:author="Ines" w:date="2022-06-09T10:14:00Z">
            <w:rPr>
              <w:ins w:id="623" w:author="Igor Santiago" w:date="2022-06-09T00:49:00Z"/>
              <w:color w:val="000000"/>
              <w:sz w:val="20"/>
              <w:szCs w:val="20"/>
            </w:rPr>
          </w:rPrChange>
        </w:rPr>
        <w:pPrChange w:id="624" w:author="Igor Santiago" w:date="2022-06-09T00:53:00Z">
          <w:pPr>
            <w:pStyle w:val="NormalWeb"/>
            <w:spacing w:before="0" w:beforeAutospacing="0" w:after="0" w:afterAutospacing="0"/>
            <w:jc w:val="both"/>
            <w:textAlignment w:val="baseline"/>
          </w:pPr>
        </w:pPrChange>
      </w:pPr>
    </w:p>
    <w:p w14:paraId="0E48395E" w14:textId="39EA141C" w:rsidR="00390560" w:rsidRPr="00A44348" w:rsidRDefault="00390560">
      <w:pPr>
        <w:pStyle w:val="NormalWeb"/>
        <w:numPr>
          <w:ilvl w:val="0"/>
          <w:numId w:val="27"/>
        </w:numPr>
        <w:spacing w:before="0" w:beforeAutospacing="0" w:after="0" w:afterAutospacing="0"/>
        <w:jc w:val="both"/>
        <w:textAlignment w:val="baseline"/>
        <w:rPr>
          <w:ins w:id="625" w:author="Igor Santiago" w:date="2022-06-09T00:48:00Z"/>
          <w:color w:val="000000"/>
          <w:sz w:val="20"/>
          <w:szCs w:val="20"/>
          <w:lang w:val="pt-BR"/>
          <w:rPrChange w:id="626" w:author="Ines" w:date="2022-06-09T10:14:00Z">
            <w:rPr>
              <w:ins w:id="627" w:author="Igor Santiago" w:date="2022-06-09T00:48:00Z"/>
              <w:color w:val="000000"/>
              <w:sz w:val="20"/>
              <w:szCs w:val="20"/>
            </w:rPr>
          </w:rPrChange>
        </w:rPr>
        <w:pPrChange w:id="628" w:author="Igor Santiago" w:date="2022-06-09T00:52:00Z">
          <w:pPr>
            <w:pStyle w:val="NormalWeb"/>
            <w:numPr>
              <w:numId w:val="9"/>
            </w:numPr>
            <w:spacing w:before="0" w:beforeAutospacing="0" w:after="0" w:afterAutospacing="0"/>
            <w:jc w:val="both"/>
            <w:textAlignment w:val="baseline"/>
          </w:pPr>
        </w:pPrChange>
      </w:pPr>
      <w:ins w:id="629" w:author="Igor Santiago" w:date="2022-06-09T00:48:00Z">
        <w:r w:rsidRPr="00A44348">
          <w:rPr>
            <w:color w:val="000000"/>
            <w:sz w:val="20"/>
            <w:szCs w:val="20"/>
            <w:lang w:val="pt-BR"/>
            <w:rPrChange w:id="630" w:author="Ines" w:date="2022-06-09T10:14:00Z">
              <w:rPr>
                <w:color w:val="000000"/>
                <w:sz w:val="20"/>
                <w:szCs w:val="20"/>
              </w:rPr>
            </w:rPrChange>
          </w:rPr>
          <w:t>Não terá os dados dos clientes cadastrados, somente das concessionárias filiais, dessa forma, para cadastramento de vendas para clientes novos e antigos, será necessário adicionar todos os dados por transações, isso para garantir que caso tenha alguma alteração na vida pessoal do cliente, está de acordo com o momento da compra.</w:t>
        </w:r>
      </w:ins>
    </w:p>
    <w:p w14:paraId="5B90E1FB" w14:textId="61B513D2" w:rsidR="00341B5B" w:rsidDel="00390560" w:rsidRDefault="003E6BDD">
      <w:pPr>
        <w:widowControl/>
        <w:pBdr>
          <w:top w:val="nil"/>
          <w:left w:val="nil"/>
          <w:bottom w:val="nil"/>
          <w:right w:val="nil"/>
          <w:between w:val="nil"/>
        </w:pBdr>
        <w:spacing w:line="240" w:lineRule="auto"/>
        <w:ind w:left="708"/>
        <w:jc w:val="both"/>
        <w:rPr>
          <w:del w:id="631" w:author="Igor Santiago" w:date="2022-06-09T00:48:00Z"/>
          <w:color w:val="000000"/>
        </w:rPr>
      </w:pPr>
      <w:del w:id="632" w:author="Igor Santiago" w:date="2022-06-09T00:48:00Z">
        <w:r w:rsidDel="00390560">
          <w:rPr>
            <w:color w:val="000000"/>
          </w:rPr>
          <w:delText>Descreve-se aqui o que o produto não fará</w:delText>
        </w:r>
      </w:del>
    </w:p>
    <w:p w14:paraId="603A34EC" w14:textId="7AC64F01" w:rsidR="00341B5B" w:rsidDel="00390560" w:rsidRDefault="00341B5B">
      <w:pPr>
        <w:widowControl/>
        <w:pBdr>
          <w:top w:val="nil"/>
          <w:left w:val="nil"/>
          <w:bottom w:val="nil"/>
          <w:right w:val="nil"/>
          <w:between w:val="nil"/>
        </w:pBdr>
        <w:tabs>
          <w:tab w:val="right" w:pos="9922"/>
        </w:tabs>
        <w:spacing w:line="240" w:lineRule="auto"/>
        <w:rPr>
          <w:del w:id="633" w:author="Igor Santiago" w:date="2022-06-09T00:48:00Z"/>
          <w:b/>
          <w:color w:val="0070C0"/>
          <w:sz w:val="22"/>
          <w:szCs w:val="22"/>
        </w:rPr>
      </w:pPr>
    </w:p>
    <w:p w14:paraId="340D1A4D" w14:textId="20948D02" w:rsidR="00341B5B" w:rsidDel="00390560" w:rsidRDefault="003E6BDD">
      <w:pPr>
        <w:widowControl/>
        <w:pBdr>
          <w:top w:val="nil"/>
          <w:left w:val="nil"/>
          <w:bottom w:val="nil"/>
          <w:right w:val="nil"/>
          <w:between w:val="nil"/>
        </w:pBdr>
        <w:spacing w:line="240" w:lineRule="auto"/>
        <w:ind w:left="708"/>
        <w:jc w:val="both"/>
        <w:rPr>
          <w:del w:id="634" w:author="Igor Santiago" w:date="2022-06-09T00:48:00Z"/>
          <w:color w:val="0070C0"/>
        </w:rPr>
      </w:pPr>
      <w:del w:id="635" w:author="Igor Santiago" w:date="2022-06-09T00:48:00Z">
        <w:r w:rsidDel="00390560">
          <w:rPr>
            <w:color w:val="0070C0"/>
          </w:rPr>
          <w:delText>O principal objetivo é evitar falsas expectativas por parte do cliente e usuários e explicitar requisitos adiados.</w:delText>
        </w:r>
      </w:del>
    </w:p>
    <w:p w14:paraId="75B6CA45" w14:textId="77777777" w:rsidR="00341B5B" w:rsidRDefault="003E6BDD">
      <w:pPr>
        <w:pStyle w:val="Ttulo3"/>
        <w:numPr>
          <w:ilvl w:val="2"/>
          <w:numId w:val="9"/>
        </w:numPr>
      </w:pPr>
      <w:bookmarkStart w:id="636" w:name="_heading=h.17dp8vu" w:colFirst="0" w:colLast="0"/>
      <w:bookmarkEnd w:id="636"/>
      <w:r>
        <w:t>Benefícios do produto</w:t>
      </w:r>
    </w:p>
    <w:p w14:paraId="5890C152" w14:textId="77777777" w:rsidR="00390560" w:rsidRDefault="00390560" w:rsidP="00390560">
      <w:pPr>
        <w:pStyle w:val="NormalWeb"/>
        <w:spacing w:before="0" w:beforeAutospacing="0" w:after="0" w:afterAutospacing="0"/>
        <w:ind w:left="708"/>
        <w:jc w:val="both"/>
        <w:rPr>
          <w:ins w:id="637" w:author="Igor Santiago" w:date="2022-06-09T00:49:00Z"/>
          <w:lang w:val="pt-BR" w:eastAsia="pt-BR"/>
        </w:rPr>
      </w:pPr>
      <w:ins w:id="638" w:author="Igor Santiago" w:date="2022-06-09T00:49:00Z">
        <w:r w:rsidRPr="00A44348">
          <w:rPr>
            <w:color w:val="000000"/>
            <w:sz w:val="20"/>
            <w:szCs w:val="20"/>
            <w:lang w:val="pt-BR"/>
            <w:rPrChange w:id="639" w:author="Ines" w:date="2022-06-09T10:14:00Z">
              <w:rPr>
                <w:color w:val="000000"/>
                <w:sz w:val="20"/>
                <w:szCs w:val="20"/>
              </w:rPr>
            </w:rPrChange>
          </w:rPr>
          <w:t>Usando o produto, os vendedores podem:</w:t>
        </w:r>
      </w:ins>
    </w:p>
    <w:p w14:paraId="44553EE8" w14:textId="77777777" w:rsidR="00390560" w:rsidRPr="00A44348" w:rsidRDefault="00390560">
      <w:pPr>
        <w:pStyle w:val="NormalWeb"/>
        <w:numPr>
          <w:ilvl w:val="0"/>
          <w:numId w:val="23"/>
        </w:numPr>
        <w:spacing w:before="0" w:beforeAutospacing="0" w:after="0" w:afterAutospacing="0"/>
        <w:jc w:val="both"/>
        <w:textAlignment w:val="baseline"/>
        <w:rPr>
          <w:ins w:id="640" w:author="Igor Santiago" w:date="2022-06-09T00:49:00Z"/>
          <w:color w:val="000000"/>
          <w:sz w:val="20"/>
          <w:szCs w:val="20"/>
          <w:lang w:val="pt-BR"/>
          <w:rPrChange w:id="641" w:author="Ines" w:date="2022-06-09T10:14:00Z">
            <w:rPr>
              <w:ins w:id="642" w:author="Igor Santiago" w:date="2022-06-09T00:49:00Z"/>
              <w:color w:val="000000"/>
              <w:sz w:val="20"/>
              <w:szCs w:val="20"/>
            </w:rPr>
          </w:rPrChange>
        </w:rPr>
        <w:pPrChange w:id="643" w:author="Igor Santiago" w:date="2022-06-09T00:50:00Z">
          <w:pPr>
            <w:pStyle w:val="NormalWeb"/>
            <w:numPr>
              <w:numId w:val="9"/>
            </w:numPr>
            <w:spacing w:before="0" w:beforeAutospacing="0" w:after="0" w:afterAutospacing="0"/>
            <w:jc w:val="both"/>
            <w:textAlignment w:val="baseline"/>
          </w:pPr>
        </w:pPrChange>
      </w:pPr>
      <w:ins w:id="644" w:author="Igor Santiago" w:date="2022-06-09T00:49:00Z">
        <w:r w:rsidRPr="00A44348">
          <w:rPr>
            <w:color w:val="000000"/>
            <w:sz w:val="20"/>
            <w:szCs w:val="20"/>
            <w:lang w:val="pt-BR"/>
            <w:rPrChange w:id="645" w:author="Ines" w:date="2022-06-09T10:14:00Z">
              <w:rPr>
                <w:color w:val="000000"/>
                <w:sz w:val="20"/>
                <w:szCs w:val="20"/>
              </w:rPr>
            </w:rPrChange>
          </w:rPr>
          <w:t>Vender produtos não somente da sua filial;</w:t>
        </w:r>
      </w:ins>
    </w:p>
    <w:p w14:paraId="155B1523" w14:textId="77777777" w:rsidR="00390560" w:rsidRPr="00A44348" w:rsidRDefault="00390560">
      <w:pPr>
        <w:pStyle w:val="NormalWeb"/>
        <w:numPr>
          <w:ilvl w:val="0"/>
          <w:numId w:val="23"/>
        </w:numPr>
        <w:spacing w:before="0" w:beforeAutospacing="0" w:after="0" w:afterAutospacing="0"/>
        <w:jc w:val="both"/>
        <w:textAlignment w:val="baseline"/>
        <w:rPr>
          <w:ins w:id="646" w:author="Igor Santiago" w:date="2022-06-09T00:49:00Z"/>
          <w:color w:val="000000"/>
          <w:sz w:val="20"/>
          <w:szCs w:val="20"/>
          <w:lang w:val="pt-BR"/>
          <w:rPrChange w:id="647" w:author="Ines" w:date="2022-06-09T10:14:00Z">
            <w:rPr>
              <w:ins w:id="648" w:author="Igor Santiago" w:date="2022-06-09T00:49:00Z"/>
              <w:color w:val="000000"/>
              <w:sz w:val="20"/>
              <w:szCs w:val="20"/>
            </w:rPr>
          </w:rPrChange>
        </w:rPr>
        <w:pPrChange w:id="649" w:author="Igor Santiago" w:date="2022-06-09T00:50:00Z">
          <w:pPr>
            <w:pStyle w:val="NormalWeb"/>
            <w:numPr>
              <w:numId w:val="9"/>
            </w:numPr>
            <w:spacing w:before="0" w:beforeAutospacing="0" w:after="0" w:afterAutospacing="0"/>
            <w:jc w:val="both"/>
            <w:textAlignment w:val="baseline"/>
          </w:pPr>
        </w:pPrChange>
      </w:pPr>
      <w:ins w:id="650" w:author="Igor Santiago" w:date="2022-06-09T00:49:00Z">
        <w:r w:rsidRPr="00A44348">
          <w:rPr>
            <w:color w:val="000000"/>
            <w:sz w:val="20"/>
            <w:szCs w:val="20"/>
            <w:lang w:val="pt-BR"/>
            <w:rPrChange w:id="651" w:author="Ines" w:date="2022-06-09T10:14:00Z">
              <w:rPr>
                <w:color w:val="000000"/>
                <w:sz w:val="20"/>
                <w:szCs w:val="20"/>
              </w:rPr>
            </w:rPrChange>
          </w:rPr>
          <w:t>Registrar novas compras que serão repassadas;</w:t>
        </w:r>
      </w:ins>
    </w:p>
    <w:p w14:paraId="6246A4CC" w14:textId="77777777" w:rsidR="00390560" w:rsidRPr="00A44348" w:rsidRDefault="00390560">
      <w:pPr>
        <w:pStyle w:val="NormalWeb"/>
        <w:numPr>
          <w:ilvl w:val="0"/>
          <w:numId w:val="23"/>
        </w:numPr>
        <w:spacing w:before="0" w:beforeAutospacing="0" w:after="0" w:afterAutospacing="0"/>
        <w:jc w:val="both"/>
        <w:textAlignment w:val="baseline"/>
        <w:rPr>
          <w:ins w:id="652" w:author="Igor Santiago" w:date="2022-06-09T00:49:00Z"/>
          <w:color w:val="000000"/>
          <w:sz w:val="20"/>
          <w:szCs w:val="20"/>
          <w:lang w:val="pt-BR"/>
          <w:rPrChange w:id="653" w:author="Ines" w:date="2022-06-09T10:14:00Z">
            <w:rPr>
              <w:ins w:id="654" w:author="Igor Santiago" w:date="2022-06-09T00:49:00Z"/>
              <w:color w:val="000000"/>
              <w:sz w:val="20"/>
              <w:szCs w:val="20"/>
            </w:rPr>
          </w:rPrChange>
        </w:rPr>
        <w:pPrChange w:id="655" w:author="Igor Santiago" w:date="2022-06-09T00:50:00Z">
          <w:pPr>
            <w:pStyle w:val="NormalWeb"/>
            <w:numPr>
              <w:numId w:val="9"/>
            </w:numPr>
            <w:spacing w:before="0" w:beforeAutospacing="0" w:after="0" w:afterAutospacing="0"/>
            <w:jc w:val="both"/>
            <w:textAlignment w:val="baseline"/>
          </w:pPr>
        </w:pPrChange>
      </w:pPr>
      <w:ins w:id="656" w:author="Igor Santiago" w:date="2022-06-09T00:49:00Z">
        <w:r w:rsidRPr="00A44348">
          <w:rPr>
            <w:color w:val="000000"/>
            <w:sz w:val="20"/>
            <w:szCs w:val="20"/>
            <w:lang w:val="pt-BR"/>
            <w:rPrChange w:id="657" w:author="Ines" w:date="2022-06-09T10:14:00Z">
              <w:rPr>
                <w:color w:val="000000"/>
                <w:sz w:val="20"/>
                <w:szCs w:val="20"/>
              </w:rPr>
            </w:rPrChange>
          </w:rPr>
          <w:t>Gerar relatórios mensais e anuais de vendas;</w:t>
        </w:r>
      </w:ins>
    </w:p>
    <w:p w14:paraId="007AB228" w14:textId="04054C20" w:rsidR="00341B5B" w:rsidRPr="00390560" w:rsidDel="00390560" w:rsidRDefault="003E6BDD">
      <w:pPr>
        <w:widowControl/>
        <w:pBdr>
          <w:top w:val="nil"/>
          <w:left w:val="nil"/>
          <w:bottom w:val="nil"/>
          <w:right w:val="nil"/>
          <w:between w:val="nil"/>
        </w:pBdr>
        <w:spacing w:line="240" w:lineRule="auto"/>
        <w:ind w:left="708"/>
        <w:jc w:val="both"/>
        <w:rPr>
          <w:del w:id="658" w:author="Igor Santiago" w:date="2022-06-09T00:49:00Z"/>
          <w:bCs/>
          <w:color w:val="000000"/>
          <w:rPrChange w:id="659" w:author="Igor Santiago" w:date="2022-06-09T00:54:00Z">
            <w:rPr>
              <w:del w:id="660" w:author="Igor Santiago" w:date="2022-06-09T00:49:00Z"/>
              <w:color w:val="000000"/>
            </w:rPr>
          </w:rPrChange>
        </w:rPr>
      </w:pPr>
      <w:del w:id="661" w:author="Igor Santiago" w:date="2022-06-09T00:49:00Z">
        <w:r w:rsidRPr="00390560" w:rsidDel="00390560">
          <w:rPr>
            <w:bCs/>
            <w:color w:val="000000"/>
          </w:rPr>
          <w:delText>Identifica-se aqui quais benefícios espera-se que cada tipo de usuário ob</w:delText>
        </w:r>
        <w:r w:rsidRPr="00390560" w:rsidDel="00390560">
          <w:rPr>
            <w:bCs/>
            <w:color w:val="000000"/>
            <w:rPrChange w:id="662" w:author="Igor Santiago" w:date="2022-06-09T00:54:00Z">
              <w:rPr>
                <w:color w:val="000000"/>
              </w:rPr>
            </w:rPrChange>
          </w:rPr>
          <w:delText>tenha a partir do uso do produto.</w:delText>
        </w:r>
      </w:del>
    </w:p>
    <w:p w14:paraId="7E114A05" w14:textId="5A462644" w:rsidR="00341B5B" w:rsidRPr="00390560" w:rsidDel="00390560" w:rsidRDefault="00341B5B">
      <w:pPr>
        <w:widowControl/>
        <w:pBdr>
          <w:top w:val="nil"/>
          <w:left w:val="nil"/>
          <w:bottom w:val="nil"/>
          <w:right w:val="nil"/>
          <w:between w:val="nil"/>
        </w:pBdr>
        <w:spacing w:line="240" w:lineRule="auto"/>
        <w:ind w:left="708"/>
        <w:jc w:val="both"/>
        <w:rPr>
          <w:del w:id="663" w:author="Igor Santiago" w:date="2022-06-09T00:49:00Z"/>
          <w:bCs/>
          <w:color w:val="000000"/>
          <w:rPrChange w:id="664" w:author="Igor Santiago" w:date="2022-06-09T00:54:00Z">
            <w:rPr>
              <w:del w:id="665" w:author="Igor Santiago" w:date="2022-06-09T00:49:00Z"/>
              <w:color w:val="000000"/>
            </w:rPr>
          </w:rPrChange>
        </w:rPr>
      </w:pPr>
    </w:p>
    <w:p w14:paraId="7851A96F" w14:textId="6243A7FF" w:rsidR="00341B5B" w:rsidRPr="00390560" w:rsidDel="00390560" w:rsidRDefault="003E6BDD">
      <w:pPr>
        <w:widowControl/>
        <w:pBdr>
          <w:top w:val="nil"/>
          <w:left w:val="nil"/>
          <w:bottom w:val="nil"/>
          <w:right w:val="nil"/>
          <w:between w:val="nil"/>
        </w:pBdr>
        <w:spacing w:line="240" w:lineRule="auto"/>
        <w:ind w:left="708"/>
        <w:jc w:val="both"/>
        <w:rPr>
          <w:del w:id="666" w:author="Igor Santiago" w:date="2022-06-09T00:49:00Z"/>
          <w:bCs/>
          <w:color w:val="0070C0"/>
          <w:rPrChange w:id="667" w:author="Igor Santiago" w:date="2022-06-09T00:54:00Z">
            <w:rPr>
              <w:del w:id="668" w:author="Igor Santiago" w:date="2022-06-09T00:49:00Z"/>
              <w:color w:val="0070C0"/>
            </w:rPr>
          </w:rPrChange>
        </w:rPr>
      </w:pPr>
      <w:del w:id="669" w:author="Igor Santiago" w:date="2022-06-09T00:49:00Z">
        <w:r w:rsidRPr="00390560" w:rsidDel="00390560">
          <w:rPr>
            <w:bCs/>
            <w:color w:val="0070C0"/>
            <w:rPrChange w:id="670" w:author="Igor Santiago" w:date="2022-06-09T00:54:00Z">
              <w:rPr>
                <w:color w:val="0070C0"/>
              </w:rPr>
            </w:rPrChange>
          </w:rPr>
          <w:delText>Associar funções e benefícios torna possível fazer a priorização dos requisitos funcionais.</w:delText>
        </w:r>
      </w:del>
    </w:p>
    <w:p w14:paraId="6FDE0A39" w14:textId="6F3EB01A" w:rsidR="00341B5B" w:rsidRPr="00390560" w:rsidRDefault="003E6BDD">
      <w:pPr>
        <w:pStyle w:val="Ttulo2"/>
        <w:numPr>
          <w:ilvl w:val="1"/>
          <w:numId w:val="9"/>
        </w:numPr>
        <w:rPr>
          <w:ins w:id="671" w:author="Igor Santiago" w:date="2022-06-09T00:50:00Z"/>
          <w:b w:val="0"/>
          <w:rPrChange w:id="672" w:author="Igor Santiago" w:date="2022-06-09T00:54:00Z">
            <w:rPr>
              <w:ins w:id="673" w:author="Igor Santiago" w:date="2022-06-09T00:50:00Z"/>
            </w:rPr>
          </w:rPrChange>
        </w:rPr>
      </w:pPr>
      <w:bookmarkStart w:id="674" w:name="_heading=h.3rdcrjn" w:colFirst="0" w:colLast="0"/>
      <w:bookmarkEnd w:id="674"/>
      <w:r w:rsidRPr="00390560">
        <w:rPr>
          <w:b w:val="0"/>
          <w:rPrChange w:id="675" w:author="Igor Santiago" w:date="2022-06-09T00:54:00Z">
            <w:rPr/>
          </w:rPrChange>
        </w:rPr>
        <w:t>Serviços oferecidos pelo produto</w:t>
      </w:r>
    </w:p>
    <w:p w14:paraId="20F48D13" w14:textId="77777777" w:rsidR="00390560" w:rsidRDefault="00390560">
      <w:pPr>
        <w:pStyle w:val="NormalWeb"/>
        <w:numPr>
          <w:ilvl w:val="0"/>
          <w:numId w:val="26"/>
        </w:numPr>
        <w:spacing w:before="0" w:beforeAutospacing="0" w:after="0" w:afterAutospacing="0"/>
        <w:textAlignment w:val="baseline"/>
        <w:rPr>
          <w:ins w:id="676" w:author="Igor Santiago" w:date="2022-06-09T00:51:00Z"/>
          <w:color w:val="000000"/>
          <w:sz w:val="20"/>
          <w:szCs w:val="20"/>
          <w:lang w:val="pt-BR" w:eastAsia="pt-BR"/>
        </w:rPr>
        <w:pPrChange w:id="677" w:author="Igor Santiago" w:date="2022-06-09T00:51:00Z">
          <w:pPr>
            <w:pStyle w:val="NormalWeb"/>
            <w:numPr>
              <w:numId w:val="9"/>
            </w:numPr>
            <w:spacing w:before="0" w:beforeAutospacing="0" w:after="0" w:afterAutospacing="0"/>
            <w:textAlignment w:val="baseline"/>
          </w:pPr>
        </w:pPrChange>
      </w:pPr>
      <w:ins w:id="678" w:author="Igor Santiago" w:date="2022-06-09T00:51:00Z">
        <w:r w:rsidRPr="00A44348">
          <w:rPr>
            <w:color w:val="000000"/>
            <w:sz w:val="20"/>
            <w:szCs w:val="20"/>
            <w:lang w:val="pt-BR"/>
            <w:rPrChange w:id="679" w:author="Ines" w:date="2022-06-09T10:14:00Z">
              <w:rPr>
                <w:color w:val="000000"/>
                <w:sz w:val="20"/>
                <w:szCs w:val="20"/>
              </w:rPr>
            </w:rPrChange>
          </w:rPr>
          <w:t>Gerir as vendas de veículos;</w:t>
        </w:r>
      </w:ins>
    </w:p>
    <w:p w14:paraId="60D4C587" w14:textId="77777777" w:rsidR="00390560" w:rsidRPr="00A44348" w:rsidRDefault="00390560">
      <w:pPr>
        <w:pStyle w:val="NormalWeb"/>
        <w:numPr>
          <w:ilvl w:val="0"/>
          <w:numId w:val="26"/>
        </w:numPr>
        <w:spacing w:before="0" w:beforeAutospacing="0" w:after="0" w:afterAutospacing="0"/>
        <w:textAlignment w:val="baseline"/>
        <w:rPr>
          <w:ins w:id="680" w:author="Igor Santiago" w:date="2022-06-09T00:51:00Z"/>
          <w:color w:val="000000"/>
          <w:sz w:val="20"/>
          <w:szCs w:val="20"/>
          <w:lang w:val="pt-BR"/>
          <w:rPrChange w:id="681" w:author="Ines" w:date="2022-06-09T10:14:00Z">
            <w:rPr>
              <w:ins w:id="682" w:author="Igor Santiago" w:date="2022-06-09T00:51:00Z"/>
              <w:color w:val="000000"/>
              <w:sz w:val="20"/>
              <w:szCs w:val="20"/>
            </w:rPr>
          </w:rPrChange>
        </w:rPr>
        <w:pPrChange w:id="683" w:author="Igor Santiago" w:date="2022-06-09T00:51:00Z">
          <w:pPr>
            <w:pStyle w:val="NormalWeb"/>
            <w:numPr>
              <w:numId w:val="9"/>
            </w:numPr>
            <w:spacing w:before="0" w:beforeAutospacing="0" w:after="0" w:afterAutospacing="0"/>
            <w:textAlignment w:val="baseline"/>
          </w:pPr>
        </w:pPrChange>
      </w:pPr>
      <w:ins w:id="684" w:author="Igor Santiago" w:date="2022-06-09T00:51:00Z">
        <w:r w:rsidRPr="00A44348">
          <w:rPr>
            <w:color w:val="000000"/>
            <w:sz w:val="20"/>
            <w:szCs w:val="20"/>
            <w:lang w:val="pt-BR"/>
            <w:rPrChange w:id="685" w:author="Ines" w:date="2022-06-09T10:14:00Z">
              <w:rPr>
                <w:color w:val="000000"/>
                <w:sz w:val="20"/>
                <w:szCs w:val="20"/>
              </w:rPr>
            </w:rPrChange>
          </w:rPr>
          <w:t>Gerir o histórico de manutenção dos veículos.</w:t>
        </w:r>
      </w:ins>
    </w:p>
    <w:p w14:paraId="5DAAABA6" w14:textId="77777777" w:rsidR="00390560" w:rsidRPr="00A44348" w:rsidRDefault="00390560">
      <w:pPr>
        <w:pStyle w:val="NormalWeb"/>
        <w:numPr>
          <w:ilvl w:val="0"/>
          <w:numId w:val="26"/>
        </w:numPr>
        <w:spacing w:before="0" w:beforeAutospacing="0" w:after="0" w:afterAutospacing="0"/>
        <w:textAlignment w:val="baseline"/>
        <w:rPr>
          <w:ins w:id="686" w:author="Igor Santiago" w:date="2022-06-09T00:51:00Z"/>
          <w:color w:val="000000"/>
          <w:sz w:val="20"/>
          <w:szCs w:val="20"/>
          <w:lang w:val="pt-BR"/>
          <w:rPrChange w:id="687" w:author="Ines" w:date="2022-06-09T10:14:00Z">
            <w:rPr>
              <w:ins w:id="688" w:author="Igor Santiago" w:date="2022-06-09T00:51:00Z"/>
              <w:color w:val="000000"/>
              <w:sz w:val="20"/>
              <w:szCs w:val="20"/>
            </w:rPr>
          </w:rPrChange>
        </w:rPr>
        <w:pPrChange w:id="689" w:author="Igor Santiago" w:date="2022-06-09T00:51:00Z">
          <w:pPr>
            <w:pStyle w:val="NormalWeb"/>
            <w:numPr>
              <w:numId w:val="9"/>
            </w:numPr>
            <w:spacing w:before="0" w:beforeAutospacing="0" w:after="0" w:afterAutospacing="0"/>
            <w:textAlignment w:val="baseline"/>
          </w:pPr>
        </w:pPrChange>
      </w:pPr>
      <w:ins w:id="690" w:author="Igor Santiago" w:date="2022-06-09T00:51:00Z">
        <w:r w:rsidRPr="00A44348">
          <w:rPr>
            <w:color w:val="000000"/>
            <w:sz w:val="20"/>
            <w:szCs w:val="20"/>
            <w:lang w:val="pt-BR"/>
            <w:rPrChange w:id="691" w:author="Ines" w:date="2022-06-09T10:14:00Z">
              <w:rPr>
                <w:color w:val="000000"/>
                <w:sz w:val="20"/>
                <w:szCs w:val="20"/>
              </w:rPr>
            </w:rPrChange>
          </w:rPr>
          <w:t>Gerir as compras de veículos usados e semi-novos;</w:t>
        </w:r>
      </w:ins>
    </w:p>
    <w:p w14:paraId="7787F6D0" w14:textId="77777777" w:rsidR="00390560" w:rsidRDefault="00390560">
      <w:pPr>
        <w:pStyle w:val="NormalWeb"/>
        <w:numPr>
          <w:ilvl w:val="0"/>
          <w:numId w:val="26"/>
        </w:numPr>
        <w:spacing w:before="0" w:beforeAutospacing="0" w:after="0" w:afterAutospacing="0"/>
        <w:textAlignment w:val="baseline"/>
        <w:rPr>
          <w:ins w:id="692" w:author="Igor Santiago" w:date="2022-06-09T00:51:00Z"/>
          <w:color w:val="000000"/>
          <w:sz w:val="20"/>
          <w:szCs w:val="20"/>
        </w:rPr>
        <w:pPrChange w:id="693" w:author="Igor Santiago" w:date="2022-06-09T00:51:00Z">
          <w:pPr>
            <w:pStyle w:val="NormalWeb"/>
            <w:numPr>
              <w:numId w:val="9"/>
            </w:numPr>
            <w:spacing w:before="0" w:beforeAutospacing="0" w:after="0" w:afterAutospacing="0"/>
            <w:textAlignment w:val="baseline"/>
          </w:pPr>
        </w:pPrChange>
      </w:pPr>
      <w:ins w:id="694" w:author="Igor Santiago" w:date="2022-06-09T00:51:00Z">
        <w:r>
          <w:rPr>
            <w:color w:val="000000"/>
            <w:sz w:val="20"/>
            <w:szCs w:val="20"/>
          </w:rPr>
          <w:t>Gerar relatórios de vendas;</w:t>
        </w:r>
      </w:ins>
    </w:p>
    <w:p w14:paraId="36147EE7" w14:textId="77777777" w:rsidR="00390560" w:rsidRDefault="00390560">
      <w:pPr>
        <w:pStyle w:val="NormalWeb"/>
        <w:numPr>
          <w:ilvl w:val="0"/>
          <w:numId w:val="26"/>
        </w:numPr>
        <w:spacing w:before="0" w:beforeAutospacing="0" w:after="0" w:afterAutospacing="0"/>
        <w:textAlignment w:val="baseline"/>
        <w:rPr>
          <w:ins w:id="695" w:author="Igor Santiago" w:date="2022-06-09T00:51:00Z"/>
          <w:color w:val="000000"/>
          <w:sz w:val="20"/>
          <w:szCs w:val="20"/>
        </w:rPr>
        <w:pPrChange w:id="696" w:author="Igor Santiago" w:date="2022-06-09T00:51:00Z">
          <w:pPr>
            <w:pStyle w:val="NormalWeb"/>
            <w:numPr>
              <w:numId w:val="9"/>
            </w:numPr>
            <w:spacing w:before="0" w:beforeAutospacing="0" w:after="0" w:afterAutospacing="0"/>
            <w:textAlignment w:val="baseline"/>
          </w:pPr>
        </w:pPrChange>
      </w:pPr>
      <w:ins w:id="697" w:author="Igor Santiago" w:date="2022-06-09T00:51:00Z">
        <w:r>
          <w:rPr>
            <w:color w:val="000000"/>
            <w:sz w:val="20"/>
            <w:szCs w:val="20"/>
          </w:rPr>
          <w:t>Gerar relatórios de compras;</w:t>
        </w:r>
      </w:ins>
    </w:p>
    <w:p w14:paraId="4B5528C7" w14:textId="77777777" w:rsidR="00390560" w:rsidRDefault="00390560">
      <w:pPr>
        <w:pStyle w:val="NormalWeb"/>
        <w:numPr>
          <w:ilvl w:val="0"/>
          <w:numId w:val="26"/>
        </w:numPr>
        <w:spacing w:before="0" w:beforeAutospacing="0" w:after="0" w:afterAutospacing="0"/>
        <w:textAlignment w:val="baseline"/>
        <w:rPr>
          <w:ins w:id="698" w:author="Igor Santiago" w:date="2022-06-09T00:51:00Z"/>
          <w:color w:val="000000"/>
          <w:sz w:val="20"/>
          <w:szCs w:val="20"/>
        </w:rPr>
        <w:pPrChange w:id="699" w:author="Igor Santiago" w:date="2022-06-09T00:51:00Z">
          <w:pPr>
            <w:pStyle w:val="NormalWeb"/>
            <w:numPr>
              <w:numId w:val="9"/>
            </w:numPr>
            <w:spacing w:before="0" w:beforeAutospacing="0" w:after="0" w:afterAutospacing="0"/>
            <w:textAlignment w:val="baseline"/>
          </w:pPr>
        </w:pPrChange>
      </w:pPr>
      <w:ins w:id="700" w:author="Igor Santiago" w:date="2022-06-09T00:51:00Z">
        <w:r>
          <w:rPr>
            <w:color w:val="000000"/>
            <w:sz w:val="20"/>
            <w:szCs w:val="20"/>
          </w:rPr>
          <w:t>Gerar relatórios de estoque;</w:t>
        </w:r>
      </w:ins>
    </w:p>
    <w:p w14:paraId="1D0A315D" w14:textId="77777777" w:rsidR="00390560" w:rsidRPr="00A44348" w:rsidRDefault="00390560">
      <w:pPr>
        <w:pStyle w:val="NormalWeb"/>
        <w:numPr>
          <w:ilvl w:val="0"/>
          <w:numId w:val="26"/>
        </w:numPr>
        <w:spacing w:before="0" w:beforeAutospacing="0" w:after="0" w:afterAutospacing="0"/>
        <w:textAlignment w:val="baseline"/>
        <w:rPr>
          <w:ins w:id="701" w:author="Igor Santiago" w:date="2022-06-09T00:51:00Z"/>
          <w:color w:val="000000"/>
          <w:sz w:val="20"/>
          <w:szCs w:val="20"/>
          <w:lang w:val="pt-BR"/>
          <w:rPrChange w:id="702" w:author="Ines" w:date="2022-06-09T10:14:00Z">
            <w:rPr>
              <w:ins w:id="703" w:author="Igor Santiago" w:date="2022-06-09T00:51:00Z"/>
              <w:color w:val="000000"/>
              <w:sz w:val="20"/>
              <w:szCs w:val="20"/>
            </w:rPr>
          </w:rPrChange>
        </w:rPr>
        <w:pPrChange w:id="704" w:author="Igor Santiago" w:date="2022-06-09T00:51:00Z">
          <w:pPr>
            <w:pStyle w:val="NormalWeb"/>
            <w:numPr>
              <w:numId w:val="9"/>
            </w:numPr>
            <w:spacing w:before="0" w:beforeAutospacing="0" w:after="0" w:afterAutospacing="0"/>
            <w:textAlignment w:val="baseline"/>
          </w:pPr>
        </w:pPrChange>
      </w:pPr>
      <w:ins w:id="705" w:author="Igor Santiago" w:date="2022-06-09T00:51:00Z">
        <w:r w:rsidRPr="00A44348">
          <w:rPr>
            <w:color w:val="000000"/>
            <w:sz w:val="20"/>
            <w:szCs w:val="20"/>
            <w:lang w:val="pt-BR"/>
            <w:rPrChange w:id="706" w:author="Ines" w:date="2022-06-09T10:14:00Z">
              <w:rPr>
                <w:color w:val="000000"/>
                <w:sz w:val="20"/>
                <w:szCs w:val="20"/>
              </w:rPr>
            </w:rPrChange>
          </w:rPr>
          <w:t>Gerir histórico de vendas dos vendedores;</w:t>
        </w:r>
      </w:ins>
    </w:p>
    <w:p w14:paraId="2B1472CF" w14:textId="77777777" w:rsidR="00390560" w:rsidRPr="00A44348" w:rsidRDefault="00390560">
      <w:pPr>
        <w:pStyle w:val="NormalWeb"/>
        <w:numPr>
          <w:ilvl w:val="0"/>
          <w:numId w:val="26"/>
        </w:numPr>
        <w:spacing w:before="0" w:beforeAutospacing="0" w:after="0" w:afterAutospacing="0"/>
        <w:textAlignment w:val="baseline"/>
        <w:rPr>
          <w:ins w:id="707" w:author="Igor Santiago" w:date="2022-06-09T00:51:00Z"/>
          <w:color w:val="000000"/>
          <w:sz w:val="20"/>
          <w:szCs w:val="20"/>
          <w:lang w:val="pt-BR"/>
          <w:rPrChange w:id="708" w:author="Ines" w:date="2022-06-09T10:14:00Z">
            <w:rPr>
              <w:ins w:id="709" w:author="Igor Santiago" w:date="2022-06-09T00:51:00Z"/>
              <w:color w:val="000000"/>
              <w:sz w:val="20"/>
              <w:szCs w:val="20"/>
            </w:rPr>
          </w:rPrChange>
        </w:rPr>
        <w:pPrChange w:id="710" w:author="Igor Santiago" w:date="2022-06-09T00:51:00Z">
          <w:pPr>
            <w:pStyle w:val="NormalWeb"/>
            <w:numPr>
              <w:numId w:val="9"/>
            </w:numPr>
            <w:spacing w:before="0" w:beforeAutospacing="0" w:after="0" w:afterAutospacing="0"/>
            <w:textAlignment w:val="baseline"/>
          </w:pPr>
        </w:pPrChange>
      </w:pPr>
      <w:ins w:id="711" w:author="Igor Santiago" w:date="2022-06-09T00:51:00Z">
        <w:r w:rsidRPr="00A44348">
          <w:rPr>
            <w:color w:val="000000"/>
            <w:sz w:val="20"/>
            <w:szCs w:val="20"/>
            <w:lang w:val="pt-BR"/>
            <w:rPrChange w:id="712" w:author="Ines" w:date="2022-06-09T10:14:00Z">
              <w:rPr>
                <w:color w:val="000000"/>
                <w:sz w:val="20"/>
                <w:szCs w:val="20"/>
              </w:rPr>
            </w:rPrChange>
          </w:rPr>
          <w:t>Gerir despesas da Concessionária Filial;</w:t>
        </w:r>
      </w:ins>
    </w:p>
    <w:p w14:paraId="4A85479D" w14:textId="77777777" w:rsidR="00390560" w:rsidRPr="00A44348" w:rsidRDefault="00390560">
      <w:pPr>
        <w:pStyle w:val="NormalWeb"/>
        <w:numPr>
          <w:ilvl w:val="0"/>
          <w:numId w:val="26"/>
        </w:numPr>
        <w:spacing w:before="0" w:beforeAutospacing="0" w:after="0" w:afterAutospacing="0"/>
        <w:textAlignment w:val="baseline"/>
        <w:rPr>
          <w:ins w:id="713" w:author="Igor Santiago" w:date="2022-06-09T00:51:00Z"/>
          <w:color w:val="000000"/>
          <w:sz w:val="20"/>
          <w:szCs w:val="20"/>
          <w:lang w:val="pt-BR"/>
          <w:rPrChange w:id="714" w:author="Ines" w:date="2022-06-09T10:07:00Z">
            <w:rPr>
              <w:ins w:id="715" w:author="Igor Santiago" w:date="2022-06-09T00:51:00Z"/>
              <w:color w:val="000000"/>
              <w:sz w:val="20"/>
              <w:szCs w:val="20"/>
            </w:rPr>
          </w:rPrChange>
        </w:rPr>
        <w:pPrChange w:id="716" w:author="Igor Santiago" w:date="2022-06-09T00:51:00Z">
          <w:pPr>
            <w:pStyle w:val="NormalWeb"/>
            <w:numPr>
              <w:numId w:val="9"/>
            </w:numPr>
            <w:spacing w:before="0" w:beforeAutospacing="0" w:after="0" w:afterAutospacing="0"/>
            <w:textAlignment w:val="baseline"/>
          </w:pPr>
        </w:pPrChange>
      </w:pPr>
      <w:ins w:id="717" w:author="Igor Santiago" w:date="2022-06-09T00:51:00Z">
        <w:r w:rsidRPr="00A44348">
          <w:rPr>
            <w:color w:val="000000"/>
            <w:sz w:val="20"/>
            <w:szCs w:val="20"/>
            <w:lang w:val="pt-BR"/>
            <w:rPrChange w:id="718" w:author="Ines" w:date="2022-06-09T10:07:00Z">
              <w:rPr>
                <w:color w:val="000000"/>
                <w:sz w:val="20"/>
                <w:szCs w:val="20"/>
              </w:rPr>
            </w:rPrChange>
          </w:rPr>
          <w:t>Controle de funcionários da concessionária. ( Despesas, Histórico de Pagamentos, etc)</w:t>
        </w:r>
      </w:ins>
    </w:p>
    <w:p w14:paraId="52F6D3C6" w14:textId="77777777" w:rsidR="00390560" w:rsidRPr="00A44348" w:rsidRDefault="00390560">
      <w:pPr>
        <w:ind w:left="708"/>
        <w:rPr>
          <w:lang w:val="pt-BR"/>
          <w:rPrChange w:id="719" w:author="Ines" w:date="2022-06-09T10:07:00Z">
            <w:rPr/>
          </w:rPrChange>
        </w:rPr>
        <w:pPrChange w:id="720" w:author="Igor Santiago" w:date="2022-06-09T00:50:00Z">
          <w:pPr>
            <w:pStyle w:val="Ttulo2"/>
            <w:numPr>
              <w:numId w:val="9"/>
            </w:numPr>
            <w:ind w:left="0" w:firstLine="0"/>
          </w:pPr>
        </w:pPrChange>
      </w:pPr>
    </w:p>
    <w:p w14:paraId="343B1323" w14:textId="77777777" w:rsidR="00341B5B" w:rsidRPr="00A44348" w:rsidRDefault="00341B5B">
      <w:pPr>
        <w:rPr>
          <w:lang w:val="pt-BR"/>
          <w:rPrChange w:id="721" w:author="Ines" w:date="2022-06-09T10:07:00Z">
            <w:rPr/>
          </w:rPrChange>
        </w:rPr>
      </w:pPr>
    </w:p>
    <w:p w14:paraId="5959E4E1" w14:textId="246C56CA" w:rsidR="00341B5B" w:rsidRPr="00A44348" w:rsidDel="00390560" w:rsidRDefault="003E6BDD">
      <w:pPr>
        <w:widowControl/>
        <w:pBdr>
          <w:top w:val="nil"/>
          <w:left w:val="nil"/>
          <w:bottom w:val="nil"/>
          <w:right w:val="nil"/>
          <w:between w:val="nil"/>
        </w:pBdr>
        <w:spacing w:line="240" w:lineRule="auto"/>
        <w:ind w:left="708"/>
        <w:jc w:val="both"/>
        <w:rPr>
          <w:del w:id="722" w:author="Igor Santiago" w:date="2022-06-09T00:50:00Z"/>
          <w:color w:val="0070C0"/>
          <w:lang w:val="pt-BR"/>
          <w:rPrChange w:id="723" w:author="Ines" w:date="2022-06-09T10:07:00Z">
            <w:rPr>
              <w:del w:id="724" w:author="Igor Santiago" w:date="2022-06-09T00:50:00Z"/>
              <w:color w:val="0070C0"/>
            </w:rPr>
          </w:rPrChange>
        </w:rPr>
      </w:pPr>
      <w:del w:id="725" w:author="Igor Santiago" w:date="2022-06-09T00:50:00Z">
        <w:r w:rsidRPr="00A44348" w:rsidDel="00390560">
          <w:rPr>
            <w:color w:val="0070C0"/>
            <w:lang w:val="pt-BR"/>
            <w:rPrChange w:id="726" w:author="Ines" w:date="2022-06-09T10:07:00Z">
              <w:rPr>
                <w:color w:val="0070C0"/>
              </w:rPr>
            </w:rPrChange>
          </w:rPr>
          <w:delText>Serviços são grupamentos de funcionalidades oferecidas por um sistema. É preciso idealizar serviços que sejam independentes dos demais, por isso, ao agrupar funcionalidades em serviços é preciso ter em mente dois critérios:</w:delText>
        </w:r>
      </w:del>
    </w:p>
    <w:p w14:paraId="68AE6A4C" w14:textId="26D60F17" w:rsidR="00341B5B" w:rsidRPr="00A44348" w:rsidDel="00390560" w:rsidRDefault="003E6BDD">
      <w:pPr>
        <w:widowControl/>
        <w:numPr>
          <w:ilvl w:val="0"/>
          <w:numId w:val="12"/>
        </w:numPr>
        <w:pBdr>
          <w:top w:val="nil"/>
          <w:left w:val="nil"/>
          <w:bottom w:val="nil"/>
          <w:right w:val="nil"/>
          <w:between w:val="nil"/>
        </w:pBdr>
        <w:spacing w:line="240" w:lineRule="auto"/>
        <w:jc w:val="both"/>
        <w:rPr>
          <w:del w:id="727" w:author="Igor Santiago" w:date="2022-06-09T00:50:00Z"/>
          <w:color w:val="0070C0"/>
          <w:lang w:val="pt-BR"/>
          <w:rPrChange w:id="728" w:author="Ines" w:date="2022-06-09T10:07:00Z">
            <w:rPr>
              <w:del w:id="729" w:author="Igor Santiago" w:date="2022-06-09T00:50:00Z"/>
              <w:color w:val="0070C0"/>
            </w:rPr>
          </w:rPrChange>
        </w:rPr>
      </w:pPr>
      <w:del w:id="730" w:author="Igor Santiago" w:date="2022-06-09T00:50:00Z">
        <w:r w:rsidRPr="00A44348" w:rsidDel="00390560">
          <w:rPr>
            <w:color w:val="0070C0"/>
            <w:lang w:val="pt-BR"/>
            <w:rPrChange w:id="731" w:author="Ines" w:date="2022-06-09T10:07:00Z">
              <w:rPr>
                <w:color w:val="0070C0"/>
              </w:rPr>
            </w:rPrChange>
          </w:rPr>
          <w:delText>Alta coesão: Todas as funcionalidades para a construção de um serviço estão nele inseridas.</w:delText>
        </w:r>
      </w:del>
    </w:p>
    <w:p w14:paraId="0630C84B" w14:textId="2F30E0EE" w:rsidR="00341B5B" w:rsidRPr="00A44348" w:rsidDel="00390560" w:rsidRDefault="003E6BDD">
      <w:pPr>
        <w:widowControl/>
        <w:numPr>
          <w:ilvl w:val="0"/>
          <w:numId w:val="12"/>
        </w:numPr>
        <w:pBdr>
          <w:top w:val="nil"/>
          <w:left w:val="nil"/>
          <w:bottom w:val="nil"/>
          <w:right w:val="nil"/>
          <w:between w:val="nil"/>
        </w:pBdr>
        <w:spacing w:line="240" w:lineRule="auto"/>
        <w:jc w:val="both"/>
        <w:rPr>
          <w:del w:id="732" w:author="Igor Santiago" w:date="2022-06-09T00:50:00Z"/>
          <w:color w:val="0070C0"/>
          <w:lang w:val="pt-BR"/>
          <w:rPrChange w:id="733" w:author="Ines" w:date="2022-06-09T10:07:00Z">
            <w:rPr>
              <w:del w:id="734" w:author="Igor Santiago" w:date="2022-06-09T00:50:00Z"/>
              <w:color w:val="0070C0"/>
            </w:rPr>
          </w:rPrChange>
        </w:rPr>
      </w:pPr>
      <w:del w:id="735" w:author="Igor Santiago" w:date="2022-06-09T00:50:00Z">
        <w:r w:rsidRPr="00A44348" w:rsidDel="00390560">
          <w:rPr>
            <w:color w:val="0070C0"/>
            <w:lang w:val="pt-BR"/>
            <w:rPrChange w:id="736" w:author="Ines" w:date="2022-06-09T10:07:00Z">
              <w:rPr>
                <w:color w:val="0070C0"/>
              </w:rPr>
            </w:rPrChange>
          </w:rPr>
          <w:delText>Fraco acoplamento: As funcionalidades de um serviço devem depender o mínimo possível de funcionalidades de outro serviço para seu corretamente funcionamento. Na medida do possível, cada serviço deve ser capaz de funcionar de forma isolada e independente.</w:delText>
        </w:r>
      </w:del>
    </w:p>
    <w:p w14:paraId="1880A131" w14:textId="0131D17F" w:rsidR="00341B5B" w:rsidRPr="00A44348" w:rsidDel="00390560" w:rsidRDefault="00341B5B">
      <w:pPr>
        <w:ind w:left="720"/>
        <w:rPr>
          <w:del w:id="737" w:author="Igor Santiago" w:date="2022-06-09T00:50:00Z"/>
          <w:lang w:val="pt-BR"/>
          <w:rPrChange w:id="738" w:author="Ines" w:date="2022-06-09T10:07:00Z">
            <w:rPr>
              <w:del w:id="739" w:author="Igor Santiago" w:date="2022-06-09T00:50:00Z"/>
            </w:rPr>
          </w:rPrChange>
        </w:rPr>
      </w:pPr>
    </w:p>
    <w:p w14:paraId="19B49445" w14:textId="1BA3D7B9" w:rsidR="00341B5B" w:rsidRPr="00A44348" w:rsidDel="00390560" w:rsidRDefault="003E6BDD">
      <w:pPr>
        <w:pStyle w:val="Ttulo3"/>
        <w:numPr>
          <w:ilvl w:val="2"/>
          <w:numId w:val="9"/>
        </w:numPr>
        <w:rPr>
          <w:del w:id="740" w:author="Igor Santiago" w:date="2022-06-09T00:54:00Z"/>
          <w:lang w:val="pt-BR"/>
          <w:rPrChange w:id="741" w:author="Ines" w:date="2022-06-09T10:07:00Z">
            <w:rPr>
              <w:del w:id="742" w:author="Igor Santiago" w:date="2022-06-09T00:54:00Z"/>
            </w:rPr>
          </w:rPrChange>
        </w:rPr>
      </w:pPr>
      <w:bookmarkStart w:id="743" w:name="_heading=h.26in1rg" w:colFirst="0" w:colLast="0"/>
      <w:bookmarkEnd w:id="743"/>
      <w:del w:id="744" w:author="Igor Santiago" w:date="2022-06-09T00:54:00Z">
        <w:r w:rsidRPr="00A44348" w:rsidDel="00390560">
          <w:rPr>
            <w:lang w:val="pt-BR"/>
            <w:rPrChange w:id="745" w:author="Ines" w:date="2022-06-09T10:07:00Z">
              <w:rPr/>
            </w:rPrChange>
          </w:rPr>
          <w:delText>Diagrama de contexto</w:delText>
        </w:r>
      </w:del>
    </w:p>
    <w:p w14:paraId="3FA8C8C6" w14:textId="77777777" w:rsidR="00341B5B" w:rsidRPr="00A44348" w:rsidRDefault="00341B5B">
      <w:pPr>
        <w:widowControl/>
        <w:spacing w:line="240" w:lineRule="auto"/>
        <w:rPr>
          <w:sz w:val="22"/>
          <w:szCs w:val="22"/>
          <w:lang w:val="pt-BR"/>
          <w:rPrChange w:id="746" w:author="Ines" w:date="2022-06-09T10:07:00Z">
            <w:rPr>
              <w:sz w:val="22"/>
              <w:szCs w:val="22"/>
            </w:rPr>
          </w:rPrChange>
        </w:rPr>
      </w:pPr>
    </w:p>
    <w:p w14:paraId="779788A7" w14:textId="1CB90D51" w:rsidR="00390560" w:rsidRDefault="00390560" w:rsidP="00390560">
      <w:pPr>
        <w:pStyle w:val="Ttulo3"/>
        <w:numPr>
          <w:ilvl w:val="2"/>
          <w:numId w:val="9"/>
        </w:numPr>
        <w:rPr>
          <w:ins w:id="747" w:author="Igor Santiago" w:date="2022-06-09T00:54:00Z"/>
        </w:rPr>
      </w:pPr>
      <w:ins w:id="748" w:author="Igor Santiago" w:date="2022-06-09T00:53:00Z">
        <w:r>
          <w:rPr>
            <w:noProof/>
            <w:color w:val="000000"/>
            <w:bdr w:val="none" w:sz="0" w:space="0" w:color="auto" w:frame="1"/>
          </w:rPr>
          <w:lastRenderedPageBreak/>
          <w:drawing>
            <wp:anchor distT="0" distB="0" distL="114300" distR="114300" simplePos="0" relativeHeight="251658240" behindDoc="0" locked="0" layoutInCell="1" allowOverlap="1" wp14:anchorId="6DB8238E" wp14:editId="02409EF7">
              <wp:simplePos x="0" y="0"/>
              <wp:positionH relativeFrom="margin">
                <wp:align>center</wp:align>
              </wp:positionH>
              <wp:positionV relativeFrom="paragraph">
                <wp:posOffset>262255</wp:posOffset>
              </wp:positionV>
              <wp:extent cx="4240530" cy="4216400"/>
              <wp:effectExtent l="0" t="0" r="762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0530" cy="4216400"/>
                      </a:xfrm>
                      <a:prstGeom prst="rect">
                        <a:avLst/>
                      </a:prstGeom>
                      <a:noFill/>
                      <a:ln>
                        <a:noFill/>
                      </a:ln>
                    </pic:spPr>
                  </pic:pic>
                </a:graphicData>
              </a:graphic>
            </wp:anchor>
          </w:drawing>
        </w:r>
      </w:ins>
      <w:ins w:id="749" w:author="Igor Santiago" w:date="2022-06-09T00:54:00Z">
        <w:r>
          <w:t>Diagrama de contexto</w:t>
        </w:r>
      </w:ins>
    </w:p>
    <w:p w14:paraId="492B2620" w14:textId="4F5F7930" w:rsidR="00341B5B" w:rsidDel="00390560" w:rsidRDefault="003E6BDD">
      <w:pPr>
        <w:widowControl/>
        <w:pBdr>
          <w:top w:val="nil"/>
          <w:left w:val="nil"/>
          <w:bottom w:val="nil"/>
          <w:right w:val="nil"/>
          <w:between w:val="nil"/>
        </w:pBdr>
        <w:spacing w:line="240" w:lineRule="auto"/>
        <w:ind w:left="708"/>
        <w:jc w:val="both"/>
        <w:rPr>
          <w:del w:id="750" w:author="Igor Santiago" w:date="2022-06-09T00:53:00Z"/>
          <w:color w:val="000000"/>
        </w:rPr>
      </w:pPr>
      <w:del w:id="751" w:author="Igor Santiago" w:date="2022-06-09T00:53:00Z">
        <w:r w:rsidDel="00390560">
          <w:rPr>
            <w:color w:val="000000"/>
          </w:rPr>
          <w:delText xml:space="preserve">Inclui-se aqui o diagrama de contexto do sistema. </w:delText>
        </w:r>
      </w:del>
    </w:p>
    <w:p w14:paraId="17627D6F" w14:textId="3652C87A" w:rsidR="00341B5B" w:rsidDel="00390560" w:rsidRDefault="00341B5B">
      <w:pPr>
        <w:widowControl/>
        <w:pBdr>
          <w:top w:val="nil"/>
          <w:left w:val="nil"/>
          <w:bottom w:val="nil"/>
          <w:right w:val="nil"/>
          <w:between w:val="nil"/>
        </w:pBdr>
        <w:spacing w:line="240" w:lineRule="auto"/>
        <w:ind w:left="708"/>
        <w:jc w:val="both"/>
        <w:rPr>
          <w:del w:id="752" w:author="Igor Santiago" w:date="2022-06-09T00:53:00Z"/>
          <w:color w:val="000000"/>
        </w:rPr>
      </w:pPr>
    </w:p>
    <w:p w14:paraId="3872BCB4" w14:textId="0F240EF1" w:rsidR="00341B5B" w:rsidRDefault="003E6BDD">
      <w:pPr>
        <w:widowControl/>
        <w:pBdr>
          <w:top w:val="nil"/>
          <w:left w:val="nil"/>
          <w:bottom w:val="nil"/>
          <w:right w:val="nil"/>
          <w:between w:val="nil"/>
        </w:pBdr>
        <w:spacing w:line="240" w:lineRule="auto"/>
        <w:ind w:left="708"/>
        <w:jc w:val="both"/>
        <w:rPr>
          <w:color w:val="0070C0"/>
          <w:sz w:val="18"/>
          <w:szCs w:val="18"/>
        </w:rPr>
      </w:pPr>
      <w:del w:id="753" w:author="Igor Santiago" w:date="2022-06-09T00:53:00Z">
        <w:r w:rsidDel="00390560">
          <w:rPr>
            <w:color w:val="0070C0"/>
            <w:sz w:val="18"/>
            <w:szCs w:val="18"/>
          </w:rPr>
          <w:delText>Isto é, um diagrama de casos de uso que mostre as interfaces do sistema em seu ambiente de operação. É importante apresentar os diversos atores (tipos de usuários) que interagem com o sistema, sejam esses atores pessoas, hardware ou outro sistema. Cada caso de uso corresponde a um serviço (macro funcionalidade) oferecido pelo sistema.</w:delText>
        </w:r>
      </w:del>
    </w:p>
    <w:p w14:paraId="24BE13C5" w14:textId="77777777" w:rsidR="00341B5B" w:rsidRDefault="00341B5B">
      <w:pPr>
        <w:widowControl/>
        <w:pBdr>
          <w:top w:val="nil"/>
          <w:left w:val="nil"/>
          <w:bottom w:val="nil"/>
          <w:right w:val="nil"/>
          <w:between w:val="nil"/>
        </w:pBdr>
        <w:spacing w:line="240" w:lineRule="auto"/>
        <w:ind w:left="708"/>
        <w:jc w:val="both"/>
        <w:rPr>
          <w:color w:val="0070C0"/>
          <w:sz w:val="18"/>
          <w:szCs w:val="18"/>
        </w:rPr>
      </w:pPr>
    </w:p>
    <w:p w14:paraId="2B091FE5" w14:textId="0B627492" w:rsidR="00341B5B" w:rsidRDefault="003E6BDD">
      <w:pPr>
        <w:widowControl/>
        <w:pBdr>
          <w:top w:val="nil"/>
          <w:left w:val="nil"/>
          <w:bottom w:val="nil"/>
          <w:right w:val="nil"/>
          <w:between w:val="nil"/>
        </w:pBdr>
        <w:spacing w:line="240" w:lineRule="auto"/>
        <w:ind w:left="708"/>
        <w:jc w:val="center"/>
        <w:rPr>
          <w:color w:val="0070C0"/>
          <w:sz w:val="18"/>
          <w:szCs w:val="18"/>
        </w:rPr>
      </w:pPr>
      <w:del w:id="754" w:author="Igor Santiago" w:date="2022-06-09T00:54:00Z">
        <w:r w:rsidDel="00390560">
          <w:rPr>
            <w:noProof/>
            <w:color w:val="0070C0"/>
            <w:sz w:val="18"/>
            <w:szCs w:val="18"/>
          </w:rPr>
          <w:drawing>
            <wp:inline distT="0" distB="0" distL="0" distR="0" wp14:anchorId="047472AB" wp14:editId="5B1EA8EE">
              <wp:extent cx="3162379" cy="313465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62379" cy="3134655"/>
                      </a:xfrm>
                      <a:prstGeom prst="rect">
                        <a:avLst/>
                      </a:prstGeom>
                      <a:ln/>
                    </pic:spPr>
                  </pic:pic>
                </a:graphicData>
              </a:graphic>
            </wp:inline>
          </w:drawing>
        </w:r>
      </w:del>
    </w:p>
    <w:p w14:paraId="181957EE" w14:textId="77777777" w:rsidR="00341B5B" w:rsidRPr="00A44348" w:rsidRDefault="003E6BDD">
      <w:pPr>
        <w:widowControl/>
        <w:pBdr>
          <w:top w:val="nil"/>
          <w:left w:val="nil"/>
          <w:bottom w:val="nil"/>
          <w:right w:val="nil"/>
          <w:between w:val="nil"/>
        </w:pBdr>
        <w:spacing w:line="240" w:lineRule="auto"/>
        <w:ind w:left="708"/>
        <w:jc w:val="center"/>
        <w:rPr>
          <w:sz w:val="18"/>
          <w:szCs w:val="18"/>
          <w:lang w:val="pt-BR"/>
          <w:rPrChange w:id="755" w:author="Ines" w:date="2022-06-09T10:14:00Z">
            <w:rPr>
              <w:color w:val="0070C0"/>
              <w:sz w:val="18"/>
              <w:szCs w:val="18"/>
            </w:rPr>
          </w:rPrChange>
        </w:rPr>
      </w:pPr>
      <w:r w:rsidRPr="00A44348">
        <w:rPr>
          <w:sz w:val="18"/>
          <w:szCs w:val="18"/>
          <w:lang w:val="pt-BR"/>
          <w:rPrChange w:id="756" w:author="Ines" w:date="2022-06-09T10:14:00Z">
            <w:rPr>
              <w:color w:val="0070C0"/>
              <w:sz w:val="18"/>
              <w:szCs w:val="18"/>
            </w:rPr>
          </w:rPrChange>
        </w:rPr>
        <w:t>Figura 1 – Diagrama de Contexto do Sistema</w:t>
      </w:r>
    </w:p>
    <w:p w14:paraId="1F4F00BB" w14:textId="77777777" w:rsidR="00341B5B" w:rsidRDefault="003E6BDD">
      <w:pPr>
        <w:widowControl/>
        <w:pBdr>
          <w:top w:val="nil"/>
          <w:left w:val="nil"/>
          <w:bottom w:val="nil"/>
          <w:right w:val="nil"/>
          <w:between w:val="nil"/>
        </w:pBdr>
        <w:spacing w:line="240" w:lineRule="auto"/>
        <w:ind w:left="708"/>
        <w:jc w:val="both"/>
        <w:rPr>
          <w:color w:val="000000"/>
        </w:rPr>
      </w:pPr>
      <w:r>
        <w:rPr>
          <w:color w:val="000000"/>
        </w:rPr>
        <w:t>.</w:t>
      </w:r>
    </w:p>
    <w:p w14:paraId="34DBD369" w14:textId="77777777" w:rsidR="00341B5B" w:rsidRDefault="003E6BDD">
      <w:pPr>
        <w:pStyle w:val="Ttulo3"/>
        <w:numPr>
          <w:ilvl w:val="2"/>
          <w:numId w:val="9"/>
        </w:numPr>
      </w:pPr>
      <w:bookmarkStart w:id="757" w:name="_heading=h.lnxbz9" w:colFirst="0" w:colLast="0"/>
      <w:bookmarkEnd w:id="757"/>
      <w:r>
        <w:t>Descricão dos Servicos</w:t>
      </w:r>
    </w:p>
    <w:p w14:paraId="704A35F0" w14:textId="77777777" w:rsidR="00341B5B" w:rsidRDefault="00341B5B"/>
    <w:p w14:paraId="6A042D60" w14:textId="3A653845" w:rsidR="00341B5B" w:rsidDel="00390560" w:rsidRDefault="003E6BDD">
      <w:pPr>
        <w:widowControl/>
        <w:pBdr>
          <w:top w:val="nil"/>
          <w:left w:val="nil"/>
          <w:bottom w:val="nil"/>
          <w:right w:val="nil"/>
          <w:between w:val="nil"/>
        </w:pBdr>
        <w:spacing w:line="240" w:lineRule="auto"/>
        <w:ind w:left="708"/>
        <w:jc w:val="both"/>
        <w:rPr>
          <w:del w:id="758" w:author="Igor Santiago" w:date="2022-06-09T00:55:00Z"/>
          <w:color w:val="000000"/>
        </w:rPr>
      </w:pPr>
      <w:del w:id="759" w:author="Igor Santiago" w:date="2022-06-09T00:55:00Z">
        <w:r w:rsidDel="00390560">
          <w:rPr>
            <w:color w:val="000000"/>
          </w:rPr>
          <w:delText xml:space="preserve">Identifica-se aqui as principais funções que o produto desempenhará. </w:delText>
        </w:r>
      </w:del>
    </w:p>
    <w:p w14:paraId="3D4D9903" w14:textId="582C92DC" w:rsidR="00341B5B" w:rsidDel="00390560" w:rsidRDefault="00341B5B">
      <w:pPr>
        <w:widowControl/>
        <w:pBdr>
          <w:top w:val="nil"/>
          <w:left w:val="nil"/>
          <w:bottom w:val="nil"/>
          <w:right w:val="nil"/>
          <w:between w:val="nil"/>
        </w:pBdr>
        <w:spacing w:line="240" w:lineRule="auto"/>
        <w:ind w:left="708"/>
        <w:jc w:val="both"/>
        <w:rPr>
          <w:del w:id="760" w:author="Igor Santiago" w:date="2022-06-09T00:55:00Z"/>
          <w:color w:val="000000"/>
        </w:rPr>
      </w:pPr>
    </w:p>
    <w:p w14:paraId="64F3D976" w14:textId="7A68BD36" w:rsidR="00341B5B" w:rsidDel="00390560" w:rsidRDefault="003E6BDD">
      <w:pPr>
        <w:widowControl/>
        <w:pBdr>
          <w:top w:val="nil"/>
          <w:left w:val="nil"/>
          <w:bottom w:val="nil"/>
          <w:right w:val="nil"/>
          <w:between w:val="nil"/>
        </w:pBdr>
        <w:spacing w:line="240" w:lineRule="auto"/>
        <w:ind w:left="708"/>
        <w:jc w:val="both"/>
        <w:rPr>
          <w:del w:id="761" w:author="Igor Santiago" w:date="2022-06-09T00:55:00Z"/>
          <w:color w:val="0070C0"/>
          <w:sz w:val="18"/>
          <w:szCs w:val="18"/>
        </w:rPr>
      </w:pPr>
      <w:del w:id="762" w:author="Igor Santiago" w:date="2022-06-09T00:55:00Z">
        <w:r w:rsidDel="00390560">
          <w:rPr>
            <w:color w:val="0070C0"/>
            <w:sz w:val="18"/>
            <w:szCs w:val="18"/>
          </w:rPr>
          <w:delText>Descreve-se de forma concisa e objetiva cada serviço. Cada servi</w:delText>
        </w:r>
        <w:r w:rsidDel="00390560">
          <w:rPr>
            <w:color w:val="0070C0"/>
          </w:rPr>
          <w:delText>ço</w:delText>
        </w:r>
        <w:r w:rsidDel="00390560">
          <w:rPr>
            <w:color w:val="0070C0"/>
            <w:sz w:val="18"/>
            <w:szCs w:val="18"/>
          </w:rPr>
          <w:delText xml:space="preserve"> corresponde a um dos casos de uso presentes no diagrama de contexto.</w:delText>
        </w:r>
      </w:del>
    </w:p>
    <w:p w14:paraId="79EA67BE" w14:textId="77777777" w:rsidR="00341B5B" w:rsidRDefault="00341B5B">
      <w:pPr>
        <w:widowControl/>
        <w:pBdr>
          <w:top w:val="nil"/>
          <w:left w:val="nil"/>
          <w:bottom w:val="nil"/>
          <w:right w:val="nil"/>
          <w:between w:val="nil"/>
        </w:pBdr>
        <w:spacing w:line="240" w:lineRule="auto"/>
        <w:ind w:left="708"/>
        <w:jc w:val="both"/>
        <w:rPr>
          <w:color w:val="0070C0"/>
        </w:rPr>
      </w:pPr>
    </w:p>
    <w:p w14:paraId="309AE919" w14:textId="77777777" w:rsidR="00341B5B" w:rsidRPr="00390560" w:rsidRDefault="003E6BDD">
      <w:pPr>
        <w:keepNext/>
        <w:widowControl/>
        <w:pBdr>
          <w:top w:val="nil"/>
          <w:left w:val="nil"/>
          <w:bottom w:val="nil"/>
          <w:right w:val="nil"/>
          <w:between w:val="nil"/>
        </w:pBdr>
        <w:spacing w:line="240" w:lineRule="auto"/>
        <w:jc w:val="center"/>
        <w:rPr>
          <w:b/>
          <w:rPrChange w:id="763" w:author="Igor Santiago" w:date="2022-06-09T00:55:00Z">
            <w:rPr>
              <w:b/>
              <w:color w:val="0070C0"/>
            </w:rPr>
          </w:rPrChange>
        </w:rPr>
      </w:pPr>
      <w:r w:rsidRPr="00390560">
        <w:rPr>
          <w:b/>
          <w:rPrChange w:id="764" w:author="Igor Santiago" w:date="2022-06-09T00:55:00Z">
            <w:rPr>
              <w:b/>
              <w:color w:val="0070C0"/>
            </w:rPr>
          </w:rPrChange>
        </w:rPr>
        <w:t xml:space="preserve">Tabela 1: Lista de Servicos </w:t>
      </w:r>
    </w:p>
    <w:tbl>
      <w:tblPr>
        <w:tblStyle w:val="a0"/>
        <w:tblW w:w="8127"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1094"/>
        <w:gridCol w:w="2340"/>
        <w:gridCol w:w="4693"/>
      </w:tblGrid>
      <w:tr w:rsidR="00341B5B" w14:paraId="63B2A708" w14:textId="77777777">
        <w:trPr>
          <w:tblHeader/>
          <w:jc w:val="center"/>
        </w:trPr>
        <w:tc>
          <w:tcPr>
            <w:tcW w:w="1094" w:type="dxa"/>
            <w:shd w:val="clear" w:color="auto" w:fill="003366"/>
            <w:vAlign w:val="center"/>
          </w:tcPr>
          <w:p w14:paraId="41ED2E56" w14:textId="77777777" w:rsidR="00341B5B" w:rsidRDefault="003E6BDD">
            <w:pPr>
              <w:jc w:val="center"/>
              <w:rPr>
                <w:b/>
                <w:color w:val="FFFFFF"/>
              </w:rPr>
            </w:pPr>
            <w:r>
              <w:rPr>
                <w:b/>
                <w:color w:val="FFFFFF"/>
              </w:rPr>
              <w:t>Número</w:t>
            </w:r>
          </w:p>
        </w:tc>
        <w:tc>
          <w:tcPr>
            <w:tcW w:w="2340" w:type="dxa"/>
            <w:shd w:val="clear" w:color="auto" w:fill="003366"/>
            <w:vAlign w:val="center"/>
          </w:tcPr>
          <w:p w14:paraId="4317734E" w14:textId="77777777" w:rsidR="00341B5B" w:rsidRDefault="003E6BDD">
            <w:pPr>
              <w:jc w:val="center"/>
              <w:rPr>
                <w:b/>
                <w:color w:val="FFFFFF"/>
              </w:rPr>
            </w:pPr>
            <w:r>
              <w:rPr>
                <w:b/>
              </w:rPr>
              <w:t>Caso de Uso</w:t>
            </w:r>
          </w:p>
        </w:tc>
        <w:tc>
          <w:tcPr>
            <w:tcW w:w="4693" w:type="dxa"/>
            <w:shd w:val="clear" w:color="auto" w:fill="003366"/>
            <w:vAlign w:val="center"/>
          </w:tcPr>
          <w:p w14:paraId="75AF5DE9" w14:textId="77777777" w:rsidR="00341B5B" w:rsidRDefault="003E6BDD">
            <w:pPr>
              <w:jc w:val="center"/>
              <w:rPr>
                <w:b/>
                <w:color w:val="FFFFFF"/>
              </w:rPr>
            </w:pPr>
            <w:r>
              <w:rPr>
                <w:b/>
                <w:color w:val="FFFFFF"/>
              </w:rPr>
              <w:t>Des</w:t>
            </w:r>
            <w:r>
              <w:rPr>
                <w:b/>
              </w:rPr>
              <w:t>cri</w:t>
            </w:r>
            <w:r>
              <w:rPr>
                <w:b/>
                <w:color w:val="FFFFFF"/>
              </w:rPr>
              <w:t>ção</w:t>
            </w:r>
          </w:p>
        </w:tc>
      </w:tr>
      <w:tr w:rsidR="00341B5B" w:rsidRPr="00A44348" w14:paraId="3DC595C3" w14:textId="77777777">
        <w:trPr>
          <w:cantSplit/>
          <w:jc w:val="center"/>
        </w:trPr>
        <w:tc>
          <w:tcPr>
            <w:tcW w:w="1094" w:type="dxa"/>
            <w:vAlign w:val="center"/>
          </w:tcPr>
          <w:p w14:paraId="57BED39E"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1</w:t>
            </w:r>
          </w:p>
        </w:tc>
        <w:tc>
          <w:tcPr>
            <w:tcW w:w="2340" w:type="dxa"/>
            <w:vAlign w:val="center"/>
          </w:tcPr>
          <w:p w14:paraId="4EC93BF3" w14:textId="241BD399" w:rsidR="00341B5B" w:rsidRDefault="00390560">
            <w:pPr>
              <w:widowControl/>
              <w:pBdr>
                <w:top w:val="nil"/>
                <w:left w:val="nil"/>
                <w:bottom w:val="nil"/>
                <w:right w:val="nil"/>
                <w:between w:val="nil"/>
              </w:pBdr>
              <w:spacing w:before="120" w:after="120" w:line="240" w:lineRule="auto"/>
              <w:rPr>
                <w:color w:val="0070C0"/>
              </w:rPr>
            </w:pPr>
            <w:ins w:id="765" w:author="Igor Santiago" w:date="2022-06-09T00:55:00Z">
              <w:r w:rsidRPr="00390560">
                <w:rPr>
                  <w:rPrChange w:id="766" w:author="Igor Santiago" w:date="2022-06-09T00:55:00Z">
                    <w:rPr>
                      <w:color w:val="0070C0"/>
                    </w:rPr>
                  </w:rPrChange>
                </w:rPr>
                <w:t>Autenticação</w:t>
              </w:r>
            </w:ins>
            <w:del w:id="767" w:author="Igor Santiago" w:date="2022-06-09T00:55:00Z">
              <w:r w:rsidR="003E6BDD" w:rsidDel="00390560">
                <w:rPr>
                  <w:color w:val="0070C0"/>
                </w:rPr>
                <w:delText>Visualiza</w:delText>
              </w:r>
              <w:r w:rsidR="003E6BDD" w:rsidDel="00390560">
                <w:rPr>
                  <w:rFonts w:ascii="Tahoma" w:eastAsia="Tahoma" w:hAnsi="Tahoma" w:cs="Tahoma"/>
                  <w:color w:val="0070C0"/>
                  <w:sz w:val="18"/>
                  <w:szCs w:val="18"/>
                </w:rPr>
                <w:delText xml:space="preserve">ção de </w:delText>
              </w:r>
              <w:r w:rsidR="003E6BDD" w:rsidDel="00390560">
                <w:rPr>
                  <w:color w:val="0070C0"/>
                </w:rPr>
                <w:delText>mapa topográfico</w:delText>
              </w:r>
            </w:del>
          </w:p>
        </w:tc>
        <w:tc>
          <w:tcPr>
            <w:tcW w:w="4693" w:type="dxa"/>
            <w:vAlign w:val="center"/>
          </w:tcPr>
          <w:p w14:paraId="190DB42B" w14:textId="43CDA85E" w:rsidR="00341B5B" w:rsidRPr="00A44348" w:rsidRDefault="00390560">
            <w:pPr>
              <w:widowControl/>
              <w:pBdr>
                <w:top w:val="nil"/>
                <w:left w:val="nil"/>
                <w:bottom w:val="nil"/>
                <w:right w:val="nil"/>
                <w:between w:val="nil"/>
              </w:pBdr>
              <w:spacing w:before="120" w:after="120" w:line="240" w:lineRule="auto"/>
              <w:rPr>
                <w:lang w:val="pt-BR"/>
                <w:rPrChange w:id="768" w:author="Ines" w:date="2022-06-09T10:14:00Z">
                  <w:rPr>
                    <w:color w:val="0070C0"/>
                  </w:rPr>
                </w:rPrChange>
              </w:rPr>
            </w:pPr>
            <w:ins w:id="769" w:author="Igor Santiago" w:date="2022-06-09T00:55:00Z">
              <w:r w:rsidRPr="00A44348">
                <w:rPr>
                  <w:lang w:val="pt-BR"/>
                  <w:rPrChange w:id="770" w:author="Ines" w:date="2022-06-09T10:14:00Z">
                    <w:rPr/>
                  </w:rPrChange>
                </w:rPr>
                <w:t xml:space="preserve">O usuário entra com seu nome de usuário e senha e faz login no </w:t>
              </w:r>
            </w:ins>
            <w:ins w:id="771" w:author="Igor Santiago" w:date="2022-06-09T00:57:00Z">
              <w:r w:rsidRPr="00A44348">
                <w:rPr>
                  <w:lang w:val="pt-BR"/>
                  <w:rPrChange w:id="772" w:author="Ines" w:date="2022-06-09T10:14:00Z">
                    <w:rPr/>
                  </w:rPrChange>
                </w:rPr>
                <w:t>Sistema.</w:t>
              </w:r>
            </w:ins>
            <w:del w:id="773" w:author="Igor Santiago" w:date="2022-06-09T00:55:00Z">
              <w:r w:rsidR="003E6BDD" w:rsidRPr="00A44348" w:rsidDel="00390560">
                <w:rPr>
                  <w:lang w:val="pt-BR"/>
                  <w:rPrChange w:id="774" w:author="Ines" w:date="2022-06-09T10:14:00Z">
                    <w:rPr>
                      <w:color w:val="0070C0"/>
                    </w:rPr>
                  </w:rPrChange>
                </w:rPr>
                <w:delText>O usuário carrega um mapa de topografico ele é apresentado na janela principal do sistema</w:delText>
              </w:r>
            </w:del>
          </w:p>
        </w:tc>
      </w:tr>
      <w:tr w:rsidR="00341B5B" w:rsidRPr="00A44348" w14:paraId="70907877" w14:textId="77777777">
        <w:trPr>
          <w:cantSplit/>
          <w:jc w:val="center"/>
        </w:trPr>
        <w:tc>
          <w:tcPr>
            <w:tcW w:w="1094" w:type="dxa"/>
            <w:vAlign w:val="center"/>
          </w:tcPr>
          <w:p w14:paraId="600F1FE5"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2</w:t>
            </w:r>
          </w:p>
        </w:tc>
        <w:tc>
          <w:tcPr>
            <w:tcW w:w="2340" w:type="dxa"/>
            <w:vAlign w:val="center"/>
          </w:tcPr>
          <w:p w14:paraId="3F478E06" w14:textId="7DE78B63" w:rsidR="00341B5B" w:rsidRPr="00390560" w:rsidRDefault="00390560">
            <w:pPr>
              <w:widowControl/>
              <w:pBdr>
                <w:top w:val="nil"/>
                <w:left w:val="nil"/>
                <w:bottom w:val="nil"/>
                <w:right w:val="nil"/>
                <w:between w:val="nil"/>
              </w:pBdr>
              <w:spacing w:before="120" w:after="120" w:line="240" w:lineRule="auto"/>
              <w:rPr>
                <w:rPrChange w:id="775" w:author="Igor Santiago" w:date="2022-06-09T00:58:00Z">
                  <w:rPr>
                    <w:color w:val="0070C0"/>
                  </w:rPr>
                </w:rPrChange>
              </w:rPr>
            </w:pPr>
            <w:ins w:id="776" w:author="Igor Santiago" w:date="2022-06-09T00:56:00Z">
              <w:r w:rsidRPr="00390560">
                <w:rPr>
                  <w:rPrChange w:id="777" w:author="Igor Santiago" w:date="2022-06-09T00:58:00Z">
                    <w:rPr>
                      <w:color w:val="0070C0"/>
                    </w:rPr>
                  </w:rPrChange>
                </w:rPr>
                <w:t>Gestão de compra/venda</w:t>
              </w:r>
            </w:ins>
            <w:del w:id="778" w:author="Igor Santiago" w:date="2022-06-09T00:56:00Z">
              <w:r w:rsidR="003E6BDD" w:rsidRPr="00390560" w:rsidDel="00390560">
                <w:rPr>
                  <w:rPrChange w:id="779" w:author="Igor Santiago" w:date="2022-06-09T00:58:00Z">
                    <w:rPr>
                      <w:color w:val="0070C0"/>
                    </w:rPr>
                  </w:rPrChange>
                </w:rPr>
                <w:delText>Atualizacão de documentos</w:delText>
              </w:r>
            </w:del>
          </w:p>
        </w:tc>
        <w:tc>
          <w:tcPr>
            <w:tcW w:w="4693" w:type="dxa"/>
            <w:vAlign w:val="center"/>
          </w:tcPr>
          <w:p w14:paraId="3720635B" w14:textId="3BE49BB9" w:rsidR="00341B5B" w:rsidRPr="00A44348" w:rsidRDefault="00390560">
            <w:pPr>
              <w:widowControl/>
              <w:pBdr>
                <w:top w:val="nil"/>
                <w:left w:val="nil"/>
                <w:bottom w:val="nil"/>
                <w:right w:val="nil"/>
                <w:between w:val="nil"/>
              </w:pBdr>
              <w:spacing w:before="120" w:after="120" w:line="240" w:lineRule="auto"/>
              <w:rPr>
                <w:lang w:val="pt-BR"/>
                <w:rPrChange w:id="780" w:author="Ines" w:date="2022-06-09T10:14:00Z">
                  <w:rPr>
                    <w:color w:val="0070C0"/>
                  </w:rPr>
                </w:rPrChange>
              </w:rPr>
            </w:pPr>
            <w:ins w:id="781" w:author="Igor Santiago" w:date="2022-06-09T00:56:00Z">
              <w:r w:rsidRPr="00A44348">
                <w:rPr>
                  <w:lang w:val="pt-BR"/>
                  <w:rPrChange w:id="782" w:author="Ines" w:date="2022-06-09T10:14:00Z">
                    <w:rPr>
                      <w:color w:val="0070C0"/>
                    </w:rPr>
                  </w:rPrChange>
                </w:rPr>
                <w:t>O usuário indica uma compra ou uma venda no sistem</w:t>
              </w:r>
            </w:ins>
            <w:del w:id="783" w:author="Igor Santiago" w:date="2022-06-09T00:56:00Z">
              <w:r w:rsidR="003E6BDD" w:rsidRPr="00A44348" w:rsidDel="00390560">
                <w:rPr>
                  <w:lang w:val="pt-BR"/>
                  <w:rPrChange w:id="784" w:author="Ines" w:date="2022-06-09T10:14:00Z">
                    <w:rPr>
                      <w:color w:val="0070C0"/>
                    </w:rPr>
                  </w:rPrChange>
                </w:rPr>
                <w:delText>O usuário autentica-se no servidor do sistema e cria/atualiza arquivos no formato .doc</w:delText>
              </w:r>
            </w:del>
            <w:ins w:id="785" w:author="Igor Santiago" w:date="2022-06-09T00:56:00Z">
              <w:r w:rsidRPr="00A44348">
                <w:rPr>
                  <w:lang w:val="pt-BR"/>
                  <w:rPrChange w:id="786" w:author="Ines" w:date="2022-06-09T10:14:00Z">
                    <w:rPr>
                      <w:color w:val="0070C0"/>
                    </w:rPr>
                  </w:rPrChange>
                </w:rPr>
                <w:t>a</w:t>
              </w:r>
            </w:ins>
            <w:ins w:id="787" w:author="Igor Santiago" w:date="2022-06-09T00:57:00Z">
              <w:r w:rsidRPr="00A44348">
                <w:rPr>
                  <w:lang w:val="pt-BR"/>
                  <w:rPrChange w:id="788" w:author="Ines" w:date="2022-06-09T10:14:00Z">
                    <w:rPr>
                      <w:color w:val="0070C0"/>
                    </w:rPr>
                  </w:rPrChange>
                </w:rPr>
                <w:t>.</w:t>
              </w:r>
            </w:ins>
          </w:p>
        </w:tc>
      </w:tr>
      <w:tr w:rsidR="00341B5B" w:rsidRPr="00A44348" w14:paraId="274112BE" w14:textId="77777777">
        <w:trPr>
          <w:cantSplit/>
          <w:jc w:val="center"/>
        </w:trPr>
        <w:tc>
          <w:tcPr>
            <w:tcW w:w="1094" w:type="dxa"/>
            <w:vAlign w:val="center"/>
          </w:tcPr>
          <w:p w14:paraId="716A6856"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3</w:t>
            </w:r>
          </w:p>
        </w:tc>
        <w:tc>
          <w:tcPr>
            <w:tcW w:w="2340" w:type="dxa"/>
            <w:vAlign w:val="center"/>
          </w:tcPr>
          <w:p w14:paraId="1A3195DE" w14:textId="6C7538AC" w:rsidR="00341B5B" w:rsidRPr="00390560" w:rsidRDefault="00390560">
            <w:pPr>
              <w:widowControl/>
              <w:spacing w:before="120" w:after="120" w:line="240" w:lineRule="auto"/>
              <w:rPr>
                <w:rPrChange w:id="789" w:author="Igor Santiago" w:date="2022-06-09T00:58:00Z">
                  <w:rPr>
                    <w:color w:val="0070C0"/>
                  </w:rPr>
                </w:rPrChange>
              </w:rPr>
              <w:pPrChange w:id="790" w:author="Igor Santiago" w:date="2022-06-09T00:58:00Z">
                <w:pPr>
                  <w:widowControl/>
                  <w:pBdr>
                    <w:top w:val="nil"/>
                    <w:left w:val="nil"/>
                    <w:bottom w:val="nil"/>
                    <w:right w:val="nil"/>
                    <w:between w:val="nil"/>
                  </w:pBdr>
                  <w:spacing w:before="120" w:after="120" w:line="240" w:lineRule="auto"/>
                </w:pPr>
              </w:pPrChange>
            </w:pPr>
            <w:ins w:id="791" w:author="Igor Santiago" w:date="2022-06-09T00:56:00Z">
              <w:r w:rsidRPr="00390560">
                <w:rPr>
                  <w:rPrChange w:id="792" w:author="Igor Santiago" w:date="2022-06-09T00:58:00Z">
                    <w:rPr>
                      <w:color w:val="0070C0"/>
                    </w:rPr>
                  </w:rPrChange>
                </w:rPr>
                <w:t>Gestão de manutenção</w:t>
              </w:r>
            </w:ins>
          </w:p>
        </w:tc>
        <w:tc>
          <w:tcPr>
            <w:tcW w:w="4693" w:type="dxa"/>
            <w:vAlign w:val="center"/>
          </w:tcPr>
          <w:p w14:paraId="7B4F2B67" w14:textId="7C0AA03C" w:rsidR="00341B5B" w:rsidRPr="00A44348" w:rsidRDefault="00390560">
            <w:pPr>
              <w:widowControl/>
              <w:spacing w:before="120" w:after="120" w:line="240" w:lineRule="auto"/>
              <w:rPr>
                <w:lang w:val="pt-BR"/>
                <w:rPrChange w:id="793" w:author="Ines" w:date="2022-06-09T10:14:00Z">
                  <w:rPr>
                    <w:color w:val="0070C0"/>
                  </w:rPr>
                </w:rPrChange>
              </w:rPr>
              <w:pPrChange w:id="794" w:author="Igor Santiago" w:date="2022-06-09T00:58:00Z">
                <w:pPr>
                  <w:widowControl/>
                  <w:pBdr>
                    <w:top w:val="nil"/>
                    <w:left w:val="nil"/>
                    <w:bottom w:val="nil"/>
                    <w:right w:val="nil"/>
                    <w:between w:val="nil"/>
                  </w:pBdr>
                  <w:spacing w:before="120" w:after="120" w:line="240" w:lineRule="auto"/>
                </w:pPr>
              </w:pPrChange>
            </w:pPr>
            <w:ins w:id="795" w:author="Igor Santiago" w:date="2022-06-09T00:56:00Z">
              <w:r w:rsidRPr="00A44348">
                <w:rPr>
                  <w:lang w:val="pt-BR"/>
                  <w:rPrChange w:id="796" w:author="Ines" w:date="2022-06-09T10:14:00Z">
                    <w:rPr>
                      <w:color w:val="0070C0"/>
                    </w:rPr>
                  </w:rPrChange>
                </w:rPr>
                <w:t>O usuário indica uma manutenção em algum veículo.</w:t>
              </w:r>
            </w:ins>
          </w:p>
        </w:tc>
      </w:tr>
      <w:tr w:rsidR="00390560" w:rsidRPr="00A44348" w14:paraId="7E860E5A" w14:textId="77777777">
        <w:trPr>
          <w:cantSplit/>
          <w:jc w:val="center"/>
          <w:ins w:id="797" w:author="Igor Santiago" w:date="2022-06-09T00:56:00Z"/>
        </w:trPr>
        <w:tc>
          <w:tcPr>
            <w:tcW w:w="1094" w:type="dxa"/>
            <w:vAlign w:val="center"/>
          </w:tcPr>
          <w:p w14:paraId="037D078C" w14:textId="3AE80EC9" w:rsidR="00390560" w:rsidRDefault="00390560">
            <w:pPr>
              <w:widowControl/>
              <w:pBdr>
                <w:top w:val="nil"/>
                <w:left w:val="nil"/>
                <w:bottom w:val="nil"/>
                <w:right w:val="nil"/>
                <w:between w:val="nil"/>
              </w:pBdr>
              <w:spacing w:before="120" w:after="120" w:line="240" w:lineRule="auto"/>
              <w:rPr>
                <w:ins w:id="798" w:author="Igor Santiago" w:date="2022-06-09T00:56:00Z"/>
                <w:color w:val="000000"/>
              </w:rPr>
            </w:pPr>
            <w:ins w:id="799" w:author="Igor Santiago" w:date="2022-06-09T00:57:00Z">
              <w:r>
                <w:rPr>
                  <w:color w:val="000000"/>
                </w:rPr>
                <w:t>4</w:t>
              </w:r>
            </w:ins>
          </w:p>
        </w:tc>
        <w:tc>
          <w:tcPr>
            <w:tcW w:w="2340" w:type="dxa"/>
            <w:vAlign w:val="center"/>
          </w:tcPr>
          <w:p w14:paraId="6E972B05" w14:textId="141CE1CD" w:rsidR="00390560" w:rsidRPr="00390560" w:rsidRDefault="00390560">
            <w:pPr>
              <w:widowControl/>
              <w:spacing w:before="120" w:after="120" w:line="240" w:lineRule="auto"/>
              <w:rPr>
                <w:ins w:id="800" w:author="Igor Santiago" w:date="2022-06-09T00:56:00Z"/>
                <w:rPrChange w:id="801" w:author="Igor Santiago" w:date="2022-06-09T00:58:00Z">
                  <w:rPr>
                    <w:ins w:id="802" w:author="Igor Santiago" w:date="2022-06-09T00:56:00Z"/>
                    <w:color w:val="0070C0"/>
                    <w:sz w:val="20"/>
                    <w:szCs w:val="20"/>
                  </w:rPr>
                </w:rPrChange>
              </w:rPr>
              <w:pPrChange w:id="803" w:author="Igor Santiago" w:date="2022-06-09T00:58:00Z">
                <w:pPr>
                  <w:pStyle w:val="NormalWeb"/>
                  <w:spacing w:before="120" w:after="120"/>
                </w:pPr>
              </w:pPrChange>
            </w:pPr>
            <w:ins w:id="804" w:author="Igor Santiago" w:date="2022-06-09T00:57:00Z">
              <w:r w:rsidRPr="00390560">
                <w:rPr>
                  <w:rPrChange w:id="805" w:author="Igor Santiago" w:date="2022-06-09T00:58:00Z">
                    <w:rPr>
                      <w:color w:val="0070C0"/>
                    </w:rPr>
                  </w:rPrChange>
                </w:rPr>
                <w:t>Gestão de relatórios</w:t>
              </w:r>
            </w:ins>
          </w:p>
        </w:tc>
        <w:tc>
          <w:tcPr>
            <w:tcW w:w="4693" w:type="dxa"/>
            <w:vAlign w:val="center"/>
          </w:tcPr>
          <w:p w14:paraId="385A629E" w14:textId="6D3AC9DA" w:rsidR="00390560" w:rsidRPr="00A44348" w:rsidRDefault="00390560">
            <w:pPr>
              <w:widowControl/>
              <w:spacing w:before="120" w:after="120" w:line="240" w:lineRule="auto"/>
              <w:rPr>
                <w:ins w:id="806" w:author="Igor Santiago" w:date="2022-06-09T00:56:00Z"/>
                <w:lang w:val="pt-BR"/>
                <w:rPrChange w:id="807" w:author="Ines" w:date="2022-06-09T10:14:00Z">
                  <w:rPr>
                    <w:ins w:id="808" w:author="Igor Santiago" w:date="2022-06-09T00:56:00Z"/>
                    <w:color w:val="0070C0"/>
                    <w:sz w:val="20"/>
                    <w:szCs w:val="20"/>
                  </w:rPr>
                </w:rPrChange>
              </w:rPr>
              <w:pPrChange w:id="809" w:author="Igor Santiago" w:date="2022-06-09T00:58:00Z">
                <w:pPr>
                  <w:pStyle w:val="NormalWeb"/>
                  <w:spacing w:before="120" w:after="120"/>
                </w:pPr>
              </w:pPrChange>
            </w:pPr>
            <w:ins w:id="810" w:author="Igor Santiago" w:date="2022-06-09T00:57:00Z">
              <w:r w:rsidRPr="00A44348">
                <w:rPr>
                  <w:lang w:val="pt-BR"/>
                  <w:rPrChange w:id="811" w:author="Ines" w:date="2022-06-09T10:14:00Z">
                    <w:rPr>
                      <w:color w:val="0070C0"/>
                    </w:rPr>
                  </w:rPrChange>
                </w:rPr>
                <w:t>O usuário gera algum relatório dentro do Sistema.</w:t>
              </w:r>
            </w:ins>
          </w:p>
        </w:tc>
      </w:tr>
      <w:tr w:rsidR="00390560" w:rsidRPr="00A44348" w14:paraId="36B1DEF8" w14:textId="77777777">
        <w:trPr>
          <w:cantSplit/>
          <w:jc w:val="center"/>
          <w:ins w:id="812" w:author="Igor Santiago" w:date="2022-06-09T00:56:00Z"/>
        </w:trPr>
        <w:tc>
          <w:tcPr>
            <w:tcW w:w="1094" w:type="dxa"/>
            <w:vAlign w:val="center"/>
          </w:tcPr>
          <w:p w14:paraId="3790AF2A" w14:textId="6000A871" w:rsidR="00390560" w:rsidRDefault="00390560">
            <w:pPr>
              <w:widowControl/>
              <w:pBdr>
                <w:top w:val="nil"/>
                <w:left w:val="nil"/>
                <w:bottom w:val="nil"/>
                <w:right w:val="nil"/>
                <w:between w:val="nil"/>
              </w:pBdr>
              <w:spacing w:before="120" w:after="120" w:line="240" w:lineRule="auto"/>
              <w:rPr>
                <w:ins w:id="813" w:author="Igor Santiago" w:date="2022-06-09T00:56:00Z"/>
                <w:color w:val="000000"/>
              </w:rPr>
            </w:pPr>
            <w:ins w:id="814" w:author="Igor Santiago" w:date="2022-06-09T00:57:00Z">
              <w:r>
                <w:rPr>
                  <w:color w:val="000000"/>
                </w:rPr>
                <w:lastRenderedPageBreak/>
                <w:t>5</w:t>
              </w:r>
            </w:ins>
          </w:p>
        </w:tc>
        <w:tc>
          <w:tcPr>
            <w:tcW w:w="2340" w:type="dxa"/>
            <w:vAlign w:val="center"/>
          </w:tcPr>
          <w:p w14:paraId="449CB45A" w14:textId="10A190CB" w:rsidR="00390560" w:rsidRPr="00390560" w:rsidRDefault="00390560">
            <w:pPr>
              <w:widowControl/>
              <w:spacing w:before="120" w:after="120" w:line="240" w:lineRule="auto"/>
              <w:rPr>
                <w:ins w:id="815" w:author="Igor Santiago" w:date="2022-06-09T00:56:00Z"/>
                <w:rPrChange w:id="816" w:author="Igor Santiago" w:date="2022-06-09T00:58:00Z">
                  <w:rPr>
                    <w:ins w:id="817" w:author="Igor Santiago" w:date="2022-06-09T00:56:00Z"/>
                    <w:color w:val="0070C0"/>
                    <w:sz w:val="20"/>
                    <w:szCs w:val="20"/>
                  </w:rPr>
                </w:rPrChange>
              </w:rPr>
              <w:pPrChange w:id="818" w:author="Igor Santiago" w:date="2022-06-09T00:58:00Z">
                <w:pPr>
                  <w:pStyle w:val="NormalWeb"/>
                  <w:spacing w:before="120" w:after="120"/>
                </w:pPr>
              </w:pPrChange>
            </w:pPr>
            <w:ins w:id="819" w:author="Igor Santiago" w:date="2022-06-09T00:57:00Z">
              <w:r w:rsidRPr="00390560">
                <w:rPr>
                  <w:rPrChange w:id="820" w:author="Igor Santiago" w:date="2022-06-09T00:58:00Z">
                    <w:rPr>
                      <w:color w:val="0070C0"/>
                    </w:rPr>
                  </w:rPrChange>
                </w:rPr>
                <w:t>Gestão de vendedores</w:t>
              </w:r>
            </w:ins>
          </w:p>
        </w:tc>
        <w:tc>
          <w:tcPr>
            <w:tcW w:w="4693" w:type="dxa"/>
            <w:vAlign w:val="center"/>
          </w:tcPr>
          <w:p w14:paraId="4ABFAF38" w14:textId="01913D2D" w:rsidR="00390560" w:rsidRPr="00A44348" w:rsidRDefault="00390560">
            <w:pPr>
              <w:widowControl/>
              <w:spacing w:before="120" w:after="120" w:line="240" w:lineRule="auto"/>
              <w:rPr>
                <w:ins w:id="821" w:author="Igor Santiago" w:date="2022-06-09T00:56:00Z"/>
                <w:lang w:val="pt-BR"/>
                <w:rPrChange w:id="822" w:author="Ines" w:date="2022-06-09T10:14:00Z">
                  <w:rPr>
                    <w:ins w:id="823" w:author="Igor Santiago" w:date="2022-06-09T00:56:00Z"/>
                    <w:color w:val="0070C0"/>
                    <w:sz w:val="20"/>
                    <w:szCs w:val="20"/>
                  </w:rPr>
                </w:rPrChange>
              </w:rPr>
              <w:pPrChange w:id="824" w:author="Igor Santiago" w:date="2022-06-09T00:58:00Z">
                <w:pPr>
                  <w:pStyle w:val="NormalWeb"/>
                  <w:spacing w:before="120" w:after="120"/>
                </w:pPr>
              </w:pPrChange>
            </w:pPr>
            <w:ins w:id="825" w:author="Igor Santiago" w:date="2022-06-09T00:57:00Z">
              <w:r w:rsidRPr="00A44348">
                <w:rPr>
                  <w:lang w:val="pt-BR"/>
                  <w:rPrChange w:id="826" w:author="Ines" w:date="2022-06-09T10:14:00Z">
                    <w:rPr>
                      <w:color w:val="0070C0"/>
                    </w:rPr>
                  </w:rPrChange>
                </w:rPr>
                <w:t>O administrador tem acesso ao gestão de cada vendedor da filial.</w:t>
              </w:r>
            </w:ins>
          </w:p>
        </w:tc>
      </w:tr>
      <w:tr w:rsidR="00390560" w:rsidRPr="00A44348" w14:paraId="47D8211D" w14:textId="77777777">
        <w:trPr>
          <w:cantSplit/>
          <w:jc w:val="center"/>
          <w:ins w:id="827" w:author="Igor Santiago" w:date="2022-06-09T00:56:00Z"/>
        </w:trPr>
        <w:tc>
          <w:tcPr>
            <w:tcW w:w="1094" w:type="dxa"/>
            <w:vAlign w:val="center"/>
          </w:tcPr>
          <w:p w14:paraId="3BA4CAF7" w14:textId="144ACE1F" w:rsidR="00390560" w:rsidRDefault="00390560">
            <w:pPr>
              <w:widowControl/>
              <w:pBdr>
                <w:top w:val="nil"/>
                <w:left w:val="nil"/>
                <w:bottom w:val="nil"/>
                <w:right w:val="nil"/>
                <w:between w:val="nil"/>
              </w:pBdr>
              <w:spacing w:before="120" w:after="120" w:line="240" w:lineRule="auto"/>
              <w:rPr>
                <w:ins w:id="828" w:author="Igor Santiago" w:date="2022-06-09T00:56:00Z"/>
                <w:color w:val="000000"/>
              </w:rPr>
            </w:pPr>
            <w:ins w:id="829" w:author="Igor Santiago" w:date="2022-06-09T00:57:00Z">
              <w:r>
                <w:rPr>
                  <w:color w:val="000000"/>
                </w:rPr>
                <w:t>6</w:t>
              </w:r>
            </w:ins>
          </w:p>
        </w:tc>
        <w:tc>
          <w:tcPr>
            <w:tcW w:w="2340" w:type="dxa"/>
            <w:vAlign w:val="center"/>
          </w:tcPr>
          <w:p w14:paraId="3C0B384D" w14:textId="6C342B74" w:rsidR="00390560" w:rsidRPr="00390560" w:rsidRDefault="00390560">
            <w:pPr>
              <w:widowControl/>
              <w:spacing w:before="120" w:after="120" w:line="240" w:lineRule="auto"/>
              <w:rPr>
                <w:ins w:id="830" w:author="Igor Santiago" w:date="2022-06-09T00:56:00Z"/>
                <w:rPrChange w:id="831" w:author="Igor Santiago" w:date="2022-06-09T00:58:00Z">
                  <w:rPr>
                    <w:ins w:id="832" w:author="Igor Santiago" w:date="2022-06-09T00:56:00Z"/>
                    <w:color w:val="0070C0"/>
                    <w:sz w:val="20"/>
                    <w:szCs w:val="20"/>
                  </w:rPr>
                </w:rPrChange>
              </w:rPr>
              <w:pPrChange w:id="833" w:author="Igor Santiago" w:date="2022-06-09T00:58:00Z">
                <w:pPr>
                  <w:pStyle w:val="NormalWeb"/>
                  <w:spacing w:before="120" w:after="120"/>
                </w:pPr>
              </w:pPrChange>
            </w:pPr>
            <w:ins w:id="834" w:author="Igor Santiago" w:date="2022-06-09T00:58:00Z">
              <w:r w:rsidRPr="00390560">
                <w:rPr>
                  <w:rPrChange w:id="835" w:author="Igor Santiago" w:date="2022-06-09T00:58:00Z">
                    <w:rPr>
                      <w:color w:val="0070C0"/>
                    </w:rPr>
                  </w:rPrChange>
                </w:rPr>
                <w:t>Gestão de despesas</w:t>
              </w:r>
            </w:ins>
          </w:p>
        </w:tc>
        <w:tc>
          <w:tcPr>
            <w:tcW w:w="4693" w:type="dxa"/>
            <w:vAlign w:val="center"/>
          </w:tcPr>
          <w:p w14:paraId="157BC242" w14:textId="6250DF23" w:rsidR="00390560" w:rsidRPr="00A44348" w:rsidRDefault="00390560">
            <w:pPr>
              <w:widowControl/>
              <w:spacing w:before="120" w:after="120" w:line="240" w:lineRule="auto"/>
              <w:rPr>
                <w:ins w:id="836" w:author="Igor Santiago" w:date="2022-06-09T00:56:00Z"/>
                <w:lang w:val="pt-BR"/>
                <w:rPrChange w:id="837" w:author="Ines" w:date="2022-06-09T10:14:00Z">
                  <w:rPr>
                    <w:ins w:id="838" w:author="Igor Santiago" w:date="2022-06-09T00:56:00Z"/>
                    <w:color w:val="0070C0"/>
                    <w:sz w:val="20"/>
                    <w:szCs w:val="20"/>
                  </w:rPr>
                </w:rPrChange>
              </w:rPr>
              <w:pPrChange w:id="839" w:author="Igor Santiago" w:date="2022-06-09T00:58:00Z">
                <w:pPr>
                  <w:pStyle w:val="NormalWeb"/>
                  <w:spacing w:before="120" w:after="120"/>
                </w:pPr>
              </w:pPrChange>
            </w:pPr>
            <w:ins w:id="840" w:author="Igor Santiago" w:date="2022-06-09T00:58:00Z">
              <w:r w:rsidRPr="00A44348">
                <w:rPr>
                  <w:lang w:val="pt-BR"/>
                  <w:rPrChange w:id="841" w:author="Ines" w:date="2022-06-09T10:14:00Z">
                    <w:rPr>
                      <w:color w:val="0070C0"/>
                    </w:rPr>
                  </w:rPrChange>
                </w:rPr>
                <w:t>O administrador tem acesso às despesas da filial.</w:t>
              </w:r>
            </w:ins>
          </w:p>
        </w:tc>
      </w:tr>
    </w:tbl>
    <w:p w14:paraId="0678D479" w14:textId="2EC2EE9B" w:rsidR="00341B5B" w:rsidRPr="00A44348" w:rsidRDefault="00341B5B">
      <w:pPr>
        <w:widowControl/>
        <w:pBdr>
          <w:top w:val="nil"/>
          <w:left w:val="nil"/>
          <w:bottom w:val="nil"/>
          <w:right w:val="nil"/>
          <w:between w:val="nil"/>
        </w:pBdr>
        <w:spacing w:line="240" w:lineRule="auto"/>
        <w:jc w:val="both"/>
        <w:rPr>
          <w:color w:val="0070C0"/>
          <w:lang w:val="pt-BR"/>
          <w:rPrChange w:id="842" w:author="Ines" w:date="2022-06-09T10:14:00Z">
            <w:rPr>
              <w:color w:val="0070C0"/>
            </w:rPr>
          </w:rPrChange>
        </w:rPr>
      </w:pPr>
    </w:p>
    <w:p w14:paraId="647BEA71" w14:textId="3781E78B" w:rsidR="00341B5B" w:rsidRDefault="00390560">
      <w:pPr>
        <w:pStyle w:val="Ttulo3"/>
        <w:numPr>
          <w:ilvl w:val="2"/>
          <w:numId w:val="9"/>
        </w:numPr>
        <w:rPr>
          <w:ins w:id="843" w:author="Igor Santiago" w:date="2022-06-09T00:58:00Z"/>
        </w:rPr>
      </w:pPr>
      <w:bookmarkStart w:id="844" w:name="_heading=h.35nkun2" w:colFirst="0" w:colLast="0"/>
      <w:bookmarkEnd w:id="844"/>
      <w:ins w:id="845" w:author="Igor Santiago" w:date="2022-06-09T00:58:00Z">
        <w:r>
          <w:rPr>
            <w:noProof/>
            <w:bdr w:val="none" w:sz="0" w:space="0" w:color="auto" w:frame="1"/>
          </w:rPr>
          <w:drawing>
            <wp:anchor distT="0" distB="0" distL="114300" distR="114300" simplePos="0" relativeHeight="251659264" behindDoc="0" locked="0" layoutInCell="1" allowOverlap="1" wp14:anchorId="22ECEA45" wp14:editId="4B5258F9">
              <wp:simplePos x="0" y="0"/>
              <wp:positionH relativeFrom="column">
                <wp:posOffset>3920595</wp:posOffset>
              </wp:positionH>
              <wp:positionV relativeFrom="paragraph">
                <wp:posOffset>386813</wp:posOffset>
              </wp:positionV>
              <wp:extent cx="1278890" cy="118364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r="25481" b="23259"/>
                      <a:stretch/>
                    </pic:blipFill>
                    <pic:spPr bwMode="auto">
                      <a:xfrm>
                        <a:off x="0" y="0"/>
                        <a:ext cx="1278890" cy="1183640"/>
                      </a:xfrm>
                      <a:prstGeom prst="rect">
                        <a:avLst/>
                      </a:prstGeom>
                      <a:noFill/>
                      <a:ln>
                        <a:noFill/>
                      </a:ln>
                      <a:extLst>
                        <a:ext uri="{53640926-AAD7-44D8-BBD7-CCE9431645EC}">
                          <a14:shadowObscured xmlns:a14="http://schemas.microsoft.com/office/drawing/2010/main"/>
                        </a:ext>
                      </a:extLst>
                    </pic:spPr>
                  </pic:pic>
                </a:graphicData>
              </a:graphic>
            </wp:anchor>
          </w:drawing>
        </w:r>
      </w:ins>
      <w:r w:rsidR="003E6BDD">
        <w:t>Generalizacão dos Atores</w:t>
      </w:r>
    </w:p>
    <w:p w14:paraId="42B40A3A" w14:textId="2A8B27C8" w:rsidR="00390560" w:rsidRPr="00390560" w:rsidRDefault="00390560">
      <w:pPr>
        <w:pPrChange w:id="846" w:author="Igor Santiago" w:date="2022-06-09T00:58:00Z">
          <w:pPr>
            <w:pStyle w:val="Ttulo3"/>
            <w:numPr>
              <w:numId w:val="9"/>
            </w:numPr>
            <w:ind w:left="0" w:firstLine="0"/>
          </w:pPr>
        </w:pPrChange>
      </w:pPr>
      <w:ins w:id="847" w:author="Igor Santiago" w:date="2022-06-09T00:58:00Z">
        <w:r>
          <w:rPr>
            <w:noProof/>
            <w:bdr w:val="none" w:sz="0" w:space="0" w:color="auto" w:frame="1"/>
          </w:rPr>
          <w:drawing>
            <wp:anchor distT="0" distB="0" distL="114300" distR="114300" simplePos="0" relativeHeight="251661312" behindDoc="0" locked="0" layoutInCell="1" allowOverlap="1" wp14:anchorId="3B5E37D2" wp14:editId="1B6F3D73">
              <wp:simplePos x="0" y="0"/>
              <wp:positionH relativeFrom="column">
                <wp:posOffset>1166495</wp:posOffset>
              </wp:positionH>
              <wp:positionV relativeFrom="paragraph">
                <wp:posOffset>13335</wp:posOffset>
              </wp:positionV>
              <wp:extent cx="1295400" cy="1250950"/>
              <wp:effectExtent l="0" t="0" r="0" b="635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57" b="15193"/>
                      <a:stretch/>
                    </pic:blipFill>
                    <pic:spPr bwMode="auto">
                      <a:xfrm>
                        <a:off x="0" y="0"/>
                        <a:ext cx="1295400" cy="125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60288" behindDoc="0" locked="0" layoutInCell="1" allowOverlap="1" wp14:anchorId="54796FF0" wp14:editId="2C9AE1B4">
              <wp:simplePos x="0" y="0"/>
              <wp:positionH relativeFrom="column">
                <wp:posOffset>2433955</wp:posOffset>
              </wp:positionH>
              <wp:positionV relativeFrom="paragraph">
                <wp:posOffset>277276</wp:posOffset>
              </wp:positionV>
              <wp:extent cx="1458595" cy="1088390"/>
              <wp:effectExtent l="0" t="0" r="825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8595" cy="1088390"/>
                      </a:xfrm>
                      <a:prstGeom prst="rect">
                        <a:avLst/>
                      </a:prstGeom>
                      <a:noFill/>
                      <a:ln>
                        <a:noFill/>
                      </a:ln>
                    </pic:spPr>
                  </pic:pic>
                </a:graphicData>
              </a:graphic>
            </wp:anchor>
          </w:drawing>
        </w:r>
      </w:ins>
    </w:p>
    <w:p w14:paraId="00DDCBA5" w14:textId="2BD6569C" w:rsidR="00341B5B" w:rsidRPr="00390560" w:rsidDel="00390560" w:rsidRDefault="003E6BDD">
      <w:pPr>
        <w:widowControl/>
        <w:pBdr>
          <w:top w:val="nil"/>
          <w:left w:val="nil"/>
          <w:bottom w:val="nil"/>
          <w:right w:val="nil"/>
          <w:between w:val="nil"/>
        </w:pBdr>
        <w:spacing w:line="240" w:lineRule="auto"/>
        <w:ind w:left="708"/>
        <w:jc w:val="both"/>
        <w:rPr>
          <w:del w:id="848" w:author="Igor Santiago" w:date="2022-06-09T00:58:00Z"/>
          <w:rPrChange w:id="849" w:author="Igor Santiago" w:date="2022-06-09T00:58:00Z">
            <w:rPr>
              <w:del w:id="850" w:author="Igor Santiago" w:date="2022-06-09T00:58:00Z"/>
              <w:color w:val="000000"/>
            </w:rPr>
          </w:rPrChange>
        </w:rPr>
      </w:pPr>
      <w:del w:id="851" w:author="Igor Santiago" w:date="2022-06-09T00:58:00Z">
        <w:r w:rsidRPr="00390560" w:rsidDel="00390560">
          <w:rPr>
            <w:rPrChange w:id="852" w:author="Igor Santiago" w:date="2022-06-09T00:58:00Z">
              <w:rPr>
                <w:color w:val="000000"/>
              </w:rPr>
            </w:rPrChange>
          </w:rPr>
          <w:delText>Identifica-se aqui as principais relações entre os atores que interagem com o sistema</w:delText>
        </w:r>
      </w:del>
    </w:p>
    <w:p w14:paraId="57DA1D35" w14:textId="58C571FE" w:rsidR="00341B5B" w:rsidRPr="00390560" w:rsidDel="00390560" w:rsidRDefault="00341B5B">
      <w:pPr>
        <w:rPr>
          <w:del w:id="853" w:author="Igor Santiago" w:date="2022-06-09T00:58:00Z"/>
        </w:rPr>
      </w:pPr>
    </w:p>
    <w:p w14:paraId="659F50CC" w14:textId="3138AC85" w:rsidR="00341B5B" w:rsidRPr="00390560" w:rsidDel="00390560" w:rsidRDefault="003E6BDD">
      <w:pPr>
        <w:rPr>
          <w:del w:id="854" w:author="Igor Santiago" w:date="2022-06-09T00:58:00Z"/>
          <w:rPrChange w:id="855" w:author="Igor Santiago" w:date="2022-06-09T00:58:00Z">
            <w:rPr>
              <w:del w:id="856" w:author="Igor Santiago" w:date="2022-06-09T00:58:00Z"/>
              <w:color w:val="0070C0"/>
            </w:rPr>
          </w:rPrChange>
        </w:rPr>
      </w:pPr>
      <w:del w:id="857" w:author="Igor Santiago" w:date="2022-06-09T00:58:00Z">
        <w:r w:rsidRPr="00390560" w:rsidDel="00390560">
          <w:tab/>
        </w:r>
        <w:r w:rsidRPr="00390560" w:rsidDel="00390560">
          <w:rPr>
            <w:rPrChange w:id="858" w:author="Igor Santiago" w:date="2022-06-09T00:58:00Z">
              <w:rPr>
                <w:color w:val="0070C0"/>
              </w:rPr>
            </w:rPrChange>
          </w:rPr>
          <w:delText>Descreve-se na forma de um Diagrama de Atores a relações de herança existentes entre os atores.</w:delText>
        </w:r>
      </w:del>
    </w:p>
    <w:p w14:paraId="2BEB7F8C" w14:textId="663F358B" w:rsidR="00341B5B" w:rsidRPr="00390560" w:rsidDel="00390560" w:rsidRDefault="00341B5B">
      <w:pPr>
        <w:rPr>
          <w:del w:id="859" w:author="Igor Santiago" w:date="2022-06-09T00:58:00Z"/>
          <w:rPrChange w:id="860" w:author="Igor Santiago" w:date="2022-06-09T00:58:00Z">
            <w:rPr>
              <w:del w:id="861" w:author="Igor Santiago" w:date="2022-06-09T00:58:00Z"/>
              <w:color w:val="0070C0"/>
            </w:rPr>
          </w:rPrChange>
        </w:rPr>
      </w:pPr>
    </w:p>
    <w:p w14:paraId="0488E4BF" w14:textId="05A13BED" w:rsidR="00341B5B" w:rsidRPr="00390560" w:rsidDel="00390560" w:rsidRDefault="003E6BDD">
      <w:pPr>
        <w:jc w:val="center"/>
        <w:rPr>
          <w:del w:id="862" w:author="Igor Santiago" w:date="2022-06-09T00:58:00Z"/>
        </w:rPr>
      </w:pPr>
      <w:del w:id="863" w:author="Igor Santiago" w:date="2022-06-09T00:58:00Z">
        <w:r w:rsidRPr="00390560" w:rsidDel="00390560">
          <w:rPr>
            <w:noProof/>
            <w:rPrChange w:id="864" w:author="Igor Santiago" w:date="2022-06-09T00:58:00Z">
              <w:rPr>
                <w:noProof/>
              </w:rPr>
            </w:rPrChange>
          </w:rPr>
          <w:drawing>
            <wp:inline distT="0" distB="0" distL="0" distR="0" wp14:anchorId="301B8FAF" wp14:editId="2C63F63C">
              <wp:extent cx="2591353" cy="207694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591353" cy="2076941"/>
                      </a:xfrm>
                      <a:prstGeom prst="rect">
                        <a:avLst/>
                      </a:prstGeom>
                      <a:ln/>
                    </pic:spPr>
                  </pic:pic>
                </a:graphicData>
              </a:graphic>
            </wp:inline>
          </w:drawing>
        </w:r>
      </w:del>
    </w:p>
    <w:p w14:paraId="12BC206C" w14:textId="77777777" w:rsidR="00341B5B" w:rsidRPr="00A44348" w:rsidRDefault="003E6BDD">
      <w:pPr>
        <w:widowControl/>
        <w:pBdr>
          <w:top w:val="nil"/>
          <w:left w:val="nil"/>
          <w:bottom w:val="nil"/>
          <w:right w:val="nil"/>
          <w:between w:val="nil"/>
        </w:pBdr>
        <w:spacing w:line="240" w:lineRule="auto"/>
        <w:ind w:left="708"/>
        <w:jc w:val="center"/>
        <w:rPr>
          <w:sz w:val="18"/>
          <w:szCs w:val="18"/>
          <w:lang w:val="pt-BR"/>
          <w:rPrChange w:id="865" w:author="Ines" w:date="2022-06-09T10:14:00Z">
            <w:rPr>
              <w:color w:val="0070C0"/>
              <w:sz w:val="18"/>
              <w:szCs w:val="18"/>
            </w:rPr>
          </w:rPrChange>
        </w:rPr>
      </w:pPr>
      <w:r w:rsidRPr="00A44348">
        <w:rPr>
          <w:sz w:val="18"/>
          <w:szCs w:val="18"/>
          <w:lang w:val="pt-BR"/>
          <w:rPrChange w:id="866" w:author="Ines" w:date="2022-06-09T10:14:00Z">
            <w:rPr>
              <w:color w:val="0070C0"/>
              <w:sz w:val="18"/>
              <w:szCs w:val="18"/>
            </w:rPr>
          </w:rPrChange>
        </w:rPr>
        <w:t>Figura 2 – Diagrama de Atores do Sistema</w:t>
      </w:r>
    </w:p>
    <w:p w14:paraId="56348914" w14:textId="77777777" w:rsidR="00341B5B" w:rsidRPr="00A44348" w:rsidRDefault="00341B5B">
      <w:pPr>
        <w:jc w:val="center"/>
        <w:rPr>
          <w:lang w:val="pt-BR"/>
          <w:rPrChange w:id="867" w:author="Ines" w:date="2022-06-09T10:14:00Z">
            <w:rPr/>
          </w:rPrChange>
        </w:rPr>
      </w:pPr>
    </w:p>
    <w:p w14:paraId="387BA6CC" w14:textId="77777777" w:rsidR="00341B5B" w:rsidDel="00390560" w:rsidRDefault="003E6BDD">
      <w:pPr>
        <w:pStyle w:val="Ttulo3"/>
        <w:numPr>
          <w:ilvl w:val="2"/>
          <w:numId w:val="9"/>
        </w:numPr>
        <w:rPr>
          <w:del w:id="868" w:author="Igor Santiago" w:date="2022-06-09T01:01:00Z"/>
        </w:rPr>
      </w:pPr>
      <w:bookmarkStart w:id="869" w:name="_heading=h.1ksv4uv" w:colFirst="0" w:colLast="0"/>
      <w:bookmarkEnd w:id="869"/>
      <w:r>
        <w:t>Descricão dos Atores</w:t>
      </w:r>
    </w:p>
    <w:p w14:paraId="7ABAB47A" w14:textId="77777777" w:rsidR="00341B5B" w:rsidDel="00390560" w:rsidRDefault="00341B5B">
      <w:pPr>
        <w:pStyle w:val="Ttulo3"/>
        <w:numPr>
          <w:ilvl w:val="2"/>
          <w:numId w:val="9"/>
        </w:numPr>
        <w:rPr>
          <w:del w:id="870" w:author="Igor Santiago" w:date="2022-06-09T01:01:00Z"/>
        </w:rPr>
        <w:pPrChange w:id="871" w:author="Igor Santiago" w:date="2022-06-09T01:01:00Z">
          <w:pPr/>
        </w:pPrChange>
      </w:pPr>
    </w:p>
    <w:p w14:paraId="67AA9A63" w14:textId="0A0DC3AA" w:rsidR="00341B5B" w:rsidDel="00390560" w:rsidRDefault="003E6BDD">
      <w:pPr>
        <w:pStyle w:val="Ttulo3"/>
        <w:rPr>
          <w:del w:id="872" w:author="Igor Santiago" w:date="2022-06-09T01:01:00Z"/>
          <w:color w:val="000000"/>
        </w:rPr>
        <w:pPrChange w:id="873" w:author="Igor Santiago" w:date="2022-06-09T01:01:00Z">
          <w:pPr>
            <w:widowControl/>
            <w:pBdr>
              <w:top w:val="nil"/>
              <w:left w:val="nil"/>
              <w:bottom w:val="nil"/>
              <w:right w:val="nil"/>
              <w:between w:val="nil"/>
            </w:pBdr>
            <w:spacing w:line="240" w:lineRule="auto"/>
            <w:ind w:left="708"/>
            <w:jc w:val="both"/>
          </w:pPr>
        </w:pPrChange>
      </w:pPr>
      <w:del w:id="874" w:author="Igor Santiago" w:date="2022-06-09T01:01:00Z">
        <w:r w:rsidDel="00390560">
          <w:rPr>
            <w:rFonts w:ascii="Times New Roman" w:hAnsi="Times New Roman" w:cs="Times New Roman"/>
            <w:color w:val="000000"/>
          </w:rPr>
          <w:delText>Identifica-se aqui os principais atores que interagem com o sistema</w:delText>
        </w:r>
      </w:del>
    </w:p>
    <w:p w14:paraId="16F1C1BA" w14:textId="4D1812FE" w:rsidR="00341B5B" w:rsidDel="00390560" w:rsidRDefault="00341B5B">
      <w:pPr>
        <w:pStyle w:val="Ttulo3"/>
        <w:rPr>
          <w:del w:id="875" w:author="Igor Santiago" w:date="2022-06-09T01:01:00Z"/>
          <w:color w:val="000000"/>
        </w:rPr>
        <w:pPrChange w:id="876" w:author="Igor Santiago" w:date="2022-06-09T01:01:00Z">
          <w:pPr>
            <w:widowControl/>
            <w:pBdr>
              <w:top w:val="nil"/>
              <w:left w:val="nil"/>
              <w:bottom w:val="nil"/>
              <w:right w:val="nil"/>
              <w:between w:val="nil"/>
            </w:pBdr>
            <w:spacing w:line="240" w:lineRule="auto"/>
            <w:ind w:left="708"/>
            <w:jc w:val="both"/>
          </w:pPr>
        </w:pPrChange>
      </w:pPr>
    </w:p>
    <w:p w14:paraId="53A1B66A" w14:textId="49C3A872" w:rsidR="00341B5B" w:rsidDel="00390560" w:rsidRDefault="003E6BDD">
      <w:pPr>
        <w:pStyle w:val="Ttulo3"/>
        <w:rPr>
          <w:del w:id="877" w:author="Igor Santiago" w:date="2022-06-09T01:01:00Z"/>
          <w:color w:val="0070C0"/>
        </w:rPr>
        <w:pPrChange w:id="878" w:author="Igor Santiago" w:date="2022-06-09T01:01:00Z">
          <w:pPr>
            <w:widowControl/>
            <w:pBdr>
              <w:top w:val="nil"/>
              <w:left w:val="nil"/>
              <w:bottom w:val="nil"/>
              <w:right w:val="nil"/>
              <w:between w:val="nil"/>
            </w:pBdr>
            <w:spacing w:line="240" w:lineRule="auto"/>
            <w:ind w:left="708"/>
            <w:jc w:val="both"/>
          </w:pPr>
        </w:pPrChange>
      </w:pPr>
      <w:del w:id="879" w:author="Igor Santiago" w:date="2022-06-09T01:01:00Z">
        <w:r w:rsidDel="00390560">
          <w:rPr>
            <w:rFonts w:ascii="Times New Roman" w:hAnsi="Times New Roman" w:cs="Times New Roman"/>
            <w:color w:val="0070C0"/>
          </w:rPr>
          <w:delText xml:space="preserve">Descreve-se de forma concisa e objetiva cada ator. O objetivo é descrever os diferentes papéis que o usuário pode desempenhar quando interage com o sistema. </w:delText>
        </w:r>
      </w:del>
    </w:p>
    <w:p w14:paraId="7DDFE309" w14:textId="77777777" w:rsidR="00341B5B" w:rsidRPr="00390560" w:rsidRDefault="00341B5B">
      <w:pPr>
        <w:pStyle w:val="Ttulo3"/>
        <w:numPr>
          <w:ilvl w:val="2"/>
          <w:numId w:val="9"/>
        </w:numPr>
        <w:rPr>
          <w:rPrChange w:id="880" w:author="Igor Santiago" w:date="2022-06-09T01:01:00Z">
            <w:rPr>
              <w:color w:val="0070C0"/>
            </w:rPr>
          </w:rPrChange>
        </w:rPr>
        <w:pPrChange w:id="881" w:author="Igor Santiago" w:date="2022-06-09T01:01:00Z">
          <w:pPr>
            <w:widowControl/>
            <w:pBdr>
              <w:top w:val="nil"/>
              <w:left w:val="nil"/>
              <w:bottom w:val="nil"/>
              <w:right w:val="nil"/>
              <w:between w:val="nil"/>
            </w:pBdr>
            <w:spacing w:line="240" w:lineRule="auto"/>
            <w:ind w:left="708"/>
            <w:jc w:val="both"/>
          </w:pPr>
        </w:pPrChange>
      </w:pPr>
    </w:p>
    <w:p w14:paraId="1115CB01" w14:textId="77777777" w:rsidR="00341B5B" w:rsidRPr="00390560" w:rsidRDefault="003E6BDD">
      <w:pPr>
        <w:keepNext/>
        <w:widowControl/>
        <w:pBdr>
          <w:top w:val="nil"/>
          <w:left w:val="nil"/>
          <w:bottom w:val="nil"/>
          <w:right w:val="nil"/>
          <w:between w:val="nil"/>
        </w:pBdr>
        <w:spacing w:line="240" w:lineRule="auto"/>
        <w:jc w:val="center"/>
        <w:rPr>
          <w:b/>
          <w:rPrChange w:id="882" w:author="Igor Santiago" w:date="2022-06-09T01:01:00Z">
            <w:rPr>
              <w:b/>
              <w:color w:val="0070C0"/>
            </w:rPr>
          </w:rPrChange>
        </w:rPr>
      </w:pPr>
      <w:r w:rsidRPr="00390560">
        <w:rPr>
          <w:b/>
          <w:rPrChange w:id="883" w:author="Igor Santiago" w:date="2022-06-09T01:01:00Z">
            <w:rPr>
              <w:b/>
              <w:color w:val="0070C0"/>
            </w:rPr>
          </w:rPrChange>
        </w:rPr>
        <w:t xml:space="preserve">Tabela 2: Lista de Atores </w:t>
      </w:r>
    </w:p>
    <w:tbl>
      <w:tblPr>
        <w:tblStyle w:val="a1"/>
        <w:tblW w:w="9360"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980"/>
        <w:gridCol w:w="1727"/>
        <w:gridCol w:w="2536"/>
        <w:gridCol w:w="2175"/>
        <w:gridCol w:w="1942"/>
      </w:tblGrid>
      <w:tr w:rsidR="00341B5B" w14:paraId="43156E9A" w14:textId="77777777">
        <w:trPr>
          <w:tblHeader/>
          <w:jc w:val="center"/>
        </w:trPr>
        <w:tc>
          <w:tcPr>
            <w:tcW w:w="980" w:type="dxa"/>
            <w:shd w:val="clear" w:color="auto" w:fill="003366"/>
            <w:vAlign w:val="center"/>
          </w:tcPr>
          <w:p w14:paraId="0C19AD39" w14:textId="77777777" w:rsidR="00341B5B" w:rsidRDefault="003E6BDD">
            <w:pPr>
              <w:jc w:val="center"/>
              <w:rPr>
                <w:b/>
                <w:color w:val="FFFFFF"/>
              </w:rPr>
            </w:pPr>
            <w:r>
              <w:rPr>
                <w:b/>
                <w:color w:val="FFFFFF"/>
              </w:rPr>
              <w:t>Número</w:t>
            </w:r>
          </w:p>
        </w:tc>
        <w:tc>
          <w:tcPr>
            <w:tcW w:w="1727" w:type="dxa"/>
            <w:shd w:val="clear" w:color="auto" w:fill="003366"/>
            <w:vAlign w:val="center"/>
          </w:tcPr>
          <w:p w14:paraId="50171E9A" w14:textId="77777777" w:rsidR="00341B5B" w:rsidRDefault="003E6BDD">
            <w:pPr>
              <w:jc w:val="center"/>
              <w:rPr>
                <w:b/>
                <w:color w:val="FFFFFF"/>
              </w:rPr>
            </w:pPr>
            <w:r>
              <w:rPr>
                <w:b/>
              </w:rPr>
              <w:t>Ator</w:t>
            </w:r>
          </w:p>
        </w:tc>
        <w:tc>
          <w:tcPr>
            <w:tcW w:w="2536" w:type="dxa"/>
            <w:shd w:val="clear" w:color="auto" w:fill="003366"/>
            <w:vAlign w:val="center"/>
          </w:tcPr>
          <w:p w14:paraId="21FDCAF2" w14:textId="77777777" w:rsidR="00341B5B" w:rsidRDefault="003E6BDD">
            <w:pPr>
              <w:jc w:val="center"/>
              <w:rPr>
                <w:b/>
                <w:color w:val="FFFFFF"/>
              </w:rPr>
            </w:pPr>
            <w:r>
              <w:rPr>
                <w:b/>
                <w:color w:val="FFFFFF"/>
              </w:rPr>
              <w:t>Des</w:t>
            </w:r>
            <w:r>
              <w:rPr>
                <w:b/>
              </w:rPr>
              <w:t>cri</w:t>
            </w:r>
            <w:r>
              <w:rPr>
                <w:b/>
                <w:color w:val="FFFFFF"/>
              </w:rPr>
              <w:t>ção</w:t>
            </w:r>
          </w:p>
        </w:tc>
        <w:tc>
          <w:tcPr>
            <w:tcW w:w="2175" w:type="dxa"/>
            <w:shd w:val="clear" w:color="auto" w:fill="003366"/>
          </w:tcPr>
          <w:p w14:paraId="205F66F4" w14:textId="77777777" w:rsidR="00341B5B" w:rsidRDefault="003E6BDD">
            <w:pPr>
              <w:jc w:val="center"/>
              <w:rPr>
                <w:b/>
                <w:color w:val="FFFFFF"/>
              </w:rPr>
            </w:pPr>
            <w:r>
              <w:rPr>
                <w:b/>
                <w:color w:val="FFFFFF"/>
              </w:rPr>
              <w:t>Nivel de Instru</w:t>
            </w:r>
            <w:r>
              <w:rPr>
                <w:b/>
              </w:rPr>
              <w:t>ção</w:t>
            </w:r>
          </w:p>
        </w:tc>
        <w:tc>
          <w:tcPr>
            <w:tcW w:w="1942" w:type="dxa"/>
            <w:shd w:val="clear" w:color="auto" w:fill="003366"/>
          </w:tcPr>
          <w:p w14:paraId="06FD6B99" w14:textId="77777777" w:rsidR="00341B5B" w:rsidRDefault="003E6BDD">
            <w:pPr>
              <w:jc w:val="center"/>
              <w:rPr>
                <w:b/>
                <w:color w:val="FFFFFF"/>
              </w:rPr>
            </w:pPr>
            <w:r>
              <w:rPr>
                <w:b/>
                <w:color w:val="FFFFFF"/>
              </w:rPr>
              <w:t>Profi</w:t>
            </w:r>
            <w:r>
              <w:rPr>
                <w:b/>
              </w:rPr>
              <w:t>ciência na Apliação</w:t>
            </w:r>
          </w:p>
        </w:tc>
      </w:tr>
      <w:tr w:rsidR="00341B5B" w14:paraId="26E0D5CC" w14:textId="77777777">
        <w:trPr>
          <w:cantSplit/>
          <w:jc w:val="center"/>
        </w:trPr>
        <w:tc>
          <w:tcPr>
            <w:tcW w:w="980" w:type="dxa"/>
            <w:vAlign w:val="center"/>
          </w:tcPr>
          <w:p w14:paraId="2840CF41"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1</w:t>
            </w:r>
          </w:p>
        </w:tc>
        <w:tc>
          <w:tcPr>
            <w:tcW w:w="1727" w:type="dxa"/>
            <w:vAlign w:val="center"/>
          </w:tcPr>
          <w:p w14:paraId="595BCB20" w14:textId="77777777" w:rsidR="00341B5B" w:rsidRPr="00390560" w:rsidRDefault="003E6BDD">
            <w:pPr>
              <w:widowControl/>
              <w:pBdr>
                <w:top w:val="nil"/>
                <w:left w:val="nil"/>
                <w:bottom w:val="nil"/>
                <w:right w:val="nil"/>
                <w:between w:val="nil"/>
              </w:pBdr>
              <w:spacing w:before="120" w:after="120" w:line="240" w:lineRule="auto"/>
              <w:rPr>
                <w:rPrChange w:id="884" w:author="Igor Santiago" w:date="2022-06-09T01:01:00Z">
                  <w:rPr>
                    <w:color w:val="0070C0"/>
                  </w:rPr>
                </w:rPrChange>
              </w:rPr>
            </w:pPr>
            <w:r w:rsidRPr="00390560">
              <w:rPr>
                <w:rPrChange w:id="885" w:author="Igor Santiago" w:date="2022-06-09T01:01:00Z">
                  <w:rPr>
                    <w:color w:val="0070C0"/>
                  </w:rPr>
                </w:rPrChange>
              </w:rPr>
              <w:t>Administrador</w:t>
            </w:r>
          </w:p>
        </w:tc>
        <w:tc>
          <w:tcPr>
            <w:tcW w:w="2536" w:type="dxa"/>
            <w:vAlign w:val="center"/>
          </w:tcPr>
          <w:p w14:paraId="318C74A6" w14:textId="24FF9548" w:rsidR="00341B5B" w:rsidRPr="00A44348" w:rsidRDefault="00390560">
            <w:pPr>
              <w:rPr>
                <w:lang w:val="pt-BR"/>
                <w:rPrChange w:id="886" w:author="Ines" w:date="2022-06-09T10:14:00Z">
                  <w:rPr>
                    <w:color w:val="0070C0"/>
                  </w:rPr>
                </w:rPrChange>
              </w:rPr>
              <w:pPrChange w:id="887" w:author="Igor Santiago" w:date="2022-06-09T01:00:00Z">
                <w:pPr>
                  <w:widowControl/>
                  <w:pBdr>
                    <w:top w:val="nil"/>
                    <w:left w:val="nil"/>
                    <w:bottom w:val="nil"/>
                    <w:right w:val="nil"/>
                    <w:between w:val="nil"/>
                  </w:pBdr>
                  <w:spacing w:before="120" w:after="120" w:line="240" w:lineRule="auto"/>
                </w:pPr>
              </w:pPrChange>
            </w:pPr>
            <w:ins w:id="888" w:author="Igor Santiago" w:date="2022-06-09T01:00:00Z">
              <w:r w:rsidRPr="00A44348">
                <w:rPr>
                  <w:lang w:val="pt-BR"/>
                  <w:rPrChange w:id="889" w:author="Ines" w:date="2022-06-09T10:14:00Z">
                    <w:rPr>
                      <w:color w:val="0070C0"/>
                    </w:rPr>
                  </w:rPrChange>
                </w:rPr>
                <w:t>Usuário com privilégios de escrita no sistema, pode adicionar novos carros, vender carros, adicionar e remover vendedores, gerar relatórios e gerir as despesas.</w:t>
              </w:r>
            </w:ins>
            <w:del w:id="890" w:author="Igor Santiago" w:date="2022-06-09T01:00:00Z">
              <w:r w:rsidR="003E6BDD" w:rsidRPr="00A44348" w:rsidDel="00390560">
                <w:rPr>
                  <w:lang w:val="pt-BR"/>
                  <w:rPrChange w:id="891" w:author="Ines" w:date="2022-06-09T10:14:00Z">
                    <w:rPr>
                      <w:color w:val="0070C0"/>
                    </w:rPr>
                  </w:rPrChange>
                </w:rPr>
                <w:delText>Usuário com privilégios de escrita no sistema, pode criar/atualizar mapas e documentos e é responsável por gerenciar o cadastro de usuários do sistema</w:delText>
              </w:r>
            </w:del>
          </w:p>
        </w:tc>
        <w:tc>
          <w:tcPr>
            <w:tcW w:w="2175" w:type="dxa"/>
          </w:tcPr>
          <w:p w14:paraId="7463DEF7" w14:textId="77777777" w:rsidR="00341B5B" w:rsidRPr="00390560" w:rsidRDefault="003E6BDD">
            <w:pPr>
              <w:widowControl/>
              <w:pBdr>
                <w:top w:val="nil"/>
                <w:left w:val="nil"/>
                <w:bottom w:val="nil"/>
                <w:right w:val="nil"/>
                <w:between w:val="nil"/>
              </w:pBdr>
              <w:spacing w:before="120" w:after="120" w:line="240" w:lineRule="auto"/>
              <w:rPr>
                <w:rPrChange w:id="892" w:author="Igor Santiago" w:date="2022-06-09T01:01:00Z">
                  <w:rPr>
                    <w:color w:val="0070C0"/>
                  </w:rPr>
                </w:rPrChange>
              </w:rPr>
            </w:pPr>
            <w:r w:rsidRPr="00390560">
              <w:rPr>
                <w:rPrChange w:id="893" w:author="Igor Santiago" w:date="2022-06-09T01:01:00Z">
                  <w:rPr>
                    <w:color w:val="0070C0"/>
                  </w:rPr>
                </w:rPrChange>
              </w:rPr>
              <w:t xml:space="preserve">Curso superior </w:t>
            </w:r>
          </w:p>
        </w:tc>
        <w:tc>
          <w:tcPr>
            <w:tcW w:w="1942" w:type="dxa"/>
          </w:tcPr>
          <w:p w14:paraId="366DA1B1" w14:textId="77777777" w:rsidR="00341B5B" w:rsidRPr="00390560" w:rsidRDefault="003E6BDD">
            <w:pPr>
              <w:widowControl/>
              <w:pBdr>
                <w:top w:val="nil"/>
                <w:left w:val="nil"/>
                <w:bottom w:val="nil"/>
                <w:right w:val="nil"/>
                <w:between w:val="nil"/>
              </w:pBdr>
              <w:spacing w:before="120" w:after="120" w:line="240" w:lineRule="auto"/>
              <w:rPr>
                <w:rPrChange w:id="894" w:author="Igor Santiago" w:date="2022-06-09T01:01:00Z">
                  <w:rPr>
                    <w:color w:val="0070C0"/>
                  </w:rPr>
                </w:rPrChange>
              </w:rPr>
            </w:pPr>
            <w:r w:rsidRPr="00390560">
              <w:rPr>
                <w:rPrChange w:id="895" w:author="Igor Santiago" w:date="2022-06-09T01:01:00Z">
                  <w:rPr>
                    <w:color w:val="0070C0"/>
                  </w:rPr>
                </w:rPrChange>
              </w:rPr>
              <w:t>Alta</w:t>
            </w:r>
          </w:p>
        </w:tc>
      </w:tr>
      <w:tr w:rsidR="00341B5B" w14:paraId="213B317F" w14:textId="77777777">
        <w:trPr>
          <w:cantSplit/>
          <w:jc w:val="center"/>
        </w:trPr>
        <w:tc>
          <w:tcPr>
            <w:tcW w:w="980" w:type="dxa"/>
            <w:vAlign w:val="center"/>
          </w:tcPr>
          <w:p w14:paraId="1A76CC6D" w14:textId="77777777" w:rsidR="00341B5B" w:rsidRDefault="003E6BDD">
            <w:pPr>
              <w:widowControl/>
              <w:pBdr>
                <w:top w:val="nil"/>
                <w:left w:val="nil"/>
                <w:bottom w:val="nil"/>
                <w:right w:val="nil"/>
                <w:between w:val="nil"/>
              </w:pBdr>
              <w:spacing w:before="120" w:after="120" w:line="240" w:lineRule="auto"/>
              <w:rPr>
                <w:color w:val="000000"/>
              </w:rPr>
            </w:pPr>
            <w:r>
              <w:rPr>
                <w:color w:val="000000"/>
              </w:rPr>
              <w:t>2</w:t>
            </w:r>
          </w:p>
        </w:tc>
        <w:tc>
          <w:tcPr>
            <w:tcW w:w="1727" w:type="dxa"/>
            <w:vAlign w:val="center"/>
          </w:tcPr>
          <w:p w14:paraId="5A8D38DA" w14:textId="77777777" w:rsidR="00341B5B" w:rsidRPr="00390560" w:rsidRDefault="003E6BDD">
            <w:pPr>
              <w:widowControl/>
              <w:pBdr>
                <w:top w:val="nil"/>
                <w:left w:val="nil"/>
                <w:bottom w:val="nil"/>
                <w:right w:val="nil"/>
                <w:between w:val="nil"/>
              </w:pBdr>
              <w:spacing w:before="120" w:after="120" w:line="240" w:lineRule="auto"/>
              <w:rPr>
                <w:rPrChange w:id="896" w:author="Igor Santiago" w:date="2022-06-09T01:01:00Z">
                  <w:rPr>
                    <w:color w:val="0070C0"/>
                  </w:rPr>
                </w:rPrChange>
              </w:rPr>
            </w:pPr>
            <w:r w:rsidRPr="00390560">
              <w:rPr>
                <w:rPrChange w:id="897" w:author="Igor Santiago" w:date="2022-06-09T01:01:00Z">
                  <w:rPr>
                    <w:color w:val="0070C0"/>
                  </w:rPr>
                </w:rPrChange>
              </w:rPr>
              <w:t>Usuário comum</w:t>
            </w:r>
          </w:p>
        </w:tc>
        <w:tc>
          <w:tcPr>
            <w:tcW w:w="2536" w:type="dxa"/>
            <w:vAlign w:val="center"/>
          </w:tcPr>
          <w:p w14:paraId="76CAF96E" w14:textId="3BC8AC3F" w:rsidR="00341B5B" w:rsidRPr="00A44348" w:rsidRDefault="00390560">
            <w:pPr>
              <w:pStyle w:val="NormalWeb"/>
              <w:spacing w:before="120" w:after="120"/>
              <w:rPr>
                <w:lang w:val="pt-BR"/>
                <w:rPrChange w:id="898" w:author="Ines" w:date="2022-06-09T10:14:00Z">
                  <w:rPr>
                    <w:color w:val="0070C0"/>
                  </w:rPr>
                </w:rPrChange>
              </w:rPr>
              <w:pPrChange w:id="899" w:author="Igor Santiago" w:date="2022-06-09T01:00:00Z">
                <w:pPr>
                  <w:widowControl/>
                  <w:pBdr>
                    <w:top w:val="nil"/>
                    <w:left w:val="nil"/>
                    <w:bottom w:val="nil"/>
                    <w:right w:val="nil"/>
                    <w:between w:val="nil"/>
                  </w:pBdr>
                  <w:spacing w:before="120" w:after="120" w:line="240" w:lineRule="auto"/>
                </w:pPr>
              </w:pPrChange>
            </w:pPr>
            <w:ins w:id="900" w:author="Igor Santiago" w:date="2022-06-09T01:00:00Z">
              <w:r w:rsidRPr="00A44348">
                <w:rPr>
                  <w:sz w:val="20"/>
                  <w:szCs w:val="20"/>
                  <w:lang w:val="pt-BR"/>
                  <w:rPrChange w:id="901" w:author="Ines" w:date="2022-06-09T10:14:00Z">
                    <w:rPr>
                      <w:color w:val="0070C0"/>
                    </w:rPr>
                  </w:rPrChange>
                </w:rPr>
                <w:t>Usuário com privilégios de escrita no sistema, pode adicionar novos carros, vender carros e gerar relatórios.</w:t>
              </w:r>
            </w:ins>
            <w:del w:id="902" w:author="Igor Santiago" w:date="2022-06-09T01:00:00Z">
              <w:r w:rsidR="003E6BDD" w:rsidRPr="00A44348" w:rsidDel="00390560">
                <w:rPr>
                  <w:sz w:val="20"/>
                  <w:szCs w:val="20"/>
                  <w:lang w:val="pt-BR"/>
                  <w:rPrChange w:id="903" w:author="Ines" w:date="2022-06-09T10:14:00Z">
                    <w:rPr>
                      <w:color w:val="0070C0"/>
                    </w:rPr>
                  </w:rPrChange>
                </w:rPr>
                <w:delText>Usuário sem privilégios de escrita, pode somente recuperar mapas e documentos no sistema</w:delText>
              </w:r>
            </w:del>
          </w:p>
        </w:tc>
        <w:tc>
          <w:tcPr>
            <w:tcW w:w="2175" w:type="dxa"/>
          </w:tcPr>
          <w:p w14:paraId="63CFE2ED" w14:textId="77777777" w:rsidR="00341B5B" w:rsidRPr="00390560" w:rsidRDefault="003E6BDD">
            <w:pPr>
              <w:widowControl/>
              <w:pBdr>
                <w:top w:val="nil"/>
                <w:left w:val="nil"/>
                <w:bottom w:val="nil"/>
                <w:right w:val="nil"/>
                <w:between w:val="nil"/>
              </w:pBdr>
              <w:spacing w:before="120" w:after="120" w:line="240" w:lineRule="auto"/>
              <w:rPr>
                <w:rPrChange w:id="904" w:author="Igor Santiago" w:date="2022-06-09T01:01:00Z">
                  <w:rPr>
                    <w:color w:val="0070C0"/>
                  </w:rPr>
                </w:rPrChange>
              </w:rPr>
            </w:pPr>
            <w:r w:rsidRPr="00390560">
              <w:rPr>
                <w:rPrChange w:id="905" w:author="Igor Santiago" w:date="2022-06-09T01:01:00Z">
                  <w:rPr>
                    <w:color w:val="0070C0"/>
                  </w:rPr>
                </w:rPrChange>
              </w:rPr>
              <w:t>Segundo grau completo</w:t>
            </w:r>
          </w:p>
        </w:tc>
        <w:tc>
          <w:tcPr>
            <w:tcW w:w="1942" w:type="dxa"/>
          </w:tcPr>
          <w:p w14:paraId="39418294" w14:textId="77777777" w:rsidR="00341B5B" w:rsidRPr="00390560" w:rsidRDefault="003E6BDD">
            <w:pPr>
              <w:widowControl/>
              <w:pBdr>
                <w:top w:val="nil"/>
                <w:left w:val="nil"/>
                <w:bottom w:val="nil"/>
                <w:right w:val="nil"/>
                <w:between w:val="nil"/>
              </w:pBdr>
              <w:spacing w:before="120" w:after="120" w:line="240" w:lineRule="auto"/>
              <w:rPr>
                <w:rPrChange w:id="906" w:author="Igor Santiago" w:date="2022-06-09T01:01:00Z">
                  <w:rPr>
                    <w:color w:val="0070C0"/>
                  </w:rPr>
                </w:rPrChange>
              </w:rPr>
            </w:pPr>
            <w:r w:rsidRPr="00390560">
              <w:rPr>
                <w:rPrChange w:id="907" w:author="Igor Santiago" w:date="2022-06-09T01:01:00Z">
                  <w:rPr>
                    <w:color w:val="0070C0"/>
                  </w:rPr>
                </w:rPrChange>
              </w:rPr>
              <w:t>Média</w:t>
            </w:r>
          </w:p>
        </w:tc>
      </w:tr>
      <w:tr w:rsidR="00341B5B" w:rsidDel="00390560" w14:paraId="519C9F94" w14:textId="7B73D2E1">
        <w:trPr>
          <w:cantSplit/>
          <w:jc w:val="center"/>
          <w:del w:id="908" w:author="Igor Santiago" w:date="2022-06-09T01:00:00Z"/>
        </w:trPr>
        <w:tc>
          <w:tcPr>
            <w:tcW w:w="980" w:type="dxa"/>
            <w:vAlign w:val="center"/>
          </w:tcPr>
          <w:p w14:paraId="76E6A4C8" w14:textId="1C84C561" w:rsidR="00341B5B" w:rsidDel="00390560" w:rsidRDefault="003E6BDD">
            <w:pPr>
              <w:widowControl/>
              <w:pBdr>
                <w:top w:val="nil"/>
                <w:left w:val="nil"/>
                <w:bottom w:val="nil"/>
                <w:right w:val="nil"/>
                <w:between w:val="nil"/>
              </w:pBdr>
              <w:spacing w:before="120" w:after="120" w:line="240" w:lineRule="auto"/>
              <w:rPr>
                <w:del w:id="909" w:author="Igor Santiago" w:date="2022-06-09T01:00:00Z"/>
                <w:color w:val="000000"/>
              </w:rPr>
            </w:pPr>
            <w:del w:id="910" w:author="Igor Santiago" w:date="2022-06-09T01:00:00Z">
              <w:r w:rsidDel="00390560">
                <w:rPr>
                  <w:color w:val="000000"/>
                </w:rPr>
                <w:delText>3</w:delText>
              </w:r>
            </w:del>
          </w:p>
        </w:tc>
        <w:tc>
          <w:tcPr>
            <w:tcW w:w="1727" w:type="dxa"/>
            <w:vAlign w:val="center"/>
          </w:tcPr>
          <w:p w14:paraId="094C9016" w14:textId="2C94E192" w:rsidR="00341B5B" w:rsidDel="00390560" w:rsidRDefault="00341B5B">
            <w:pPr>
              <w:widowControl/>
              <w:pBdr>
                <w:top w:val="nil"/>
                <w:left w:val="nil"/>
                <w:bottom w:val="nil"/>
                <w:right w:val="nil"/>
                <w:between w:val="nil"/>
              </w:pBdr>
              <w:spacing w:before="120" w:after="120" w:line="240" w:lineRule="auto"/>
              <w:rPr>
                <w:del w:id="911" w:author="Igor Santiago" w:date="2022-06-09T01:00:00Z"/>
                <w:color w:val="0070C0"/>
              </w:rPr>
            </w:pPr>
          </w:p>
        </w:tc>
        <w:tc>
          <w:tcPr>
            <w:tcW w:w="2536" w:type="dxa"/>
            <w:vAlign w:val="center"/>
          </w:tcPr>
          <w:p w14:paraId="5940402E" w14:textId="669E74E1" w:rsidR="00341B5B" w:rsidDel="00390560" w:rsidRDefault="00341B5B">
            <w:pPr>
              <w:widowControl/>
              <w:pBdr>
                <w:top w:val="nil"/>
                <w:left w:val="nil"/>
                <w:bottom w:val="nil"/>
                <w:right w:val="nil"/>
                <w:between w:val="nil"/>
              </w:pBdr>
              <w:spacing w:before="120" w:after="120" w:line="240" w:lineRule="auto"/>
              <w:rPr>
                <w:del w:id="912" w:author="Igor Santiago" w:date="2022-06-09T01:00:00Z"/>
                <w:color w:val="0070C0"/>
              </w:rPr>
            </w:pPr>
          </w:p>
        </w:tc>
        <w:tc>
          <w:tcPr>
            <w:tcW w:w="2175" w:type="dxa"/>
          </w:tcPr>
          <w:p w14:paraId="10EB1AA7" w14:textId="67F6C995" w:rsidR="00341B5B" w:rsidDel="00390560" w:rsidRDefault="00341B5B">
            <w:pPr>
              <w:widowControl/>
              <w:pBdr>
                <w:top w:val="nil"/>
                <w:left w:val="nil"/>
                <w:bottom w:val="nil"/>
                <w:right w:val="nil"/>
                <w:between w:val="nil"/>
              </w:pBdr>
              <w:spacing w:before="120" w:after="120" w:line="240" w:lineRule="auto"/>
              <w:rPr>
                <w:del w:id="913" w:author="Igor Santiago" w:date="2022-06-09T01:00:00Z"/>
                <w:color w:val="0070C0"/>
              </w:rPr>
            </w:pPr>
          </w:p>
        </w:tc>
        <w:tc>
          <w:tcPr>
            <w:tcW w:w="1942" w:type="dxa"/>
          </w:tcPr>
          <w:p w14:paraId="266A2866" w14:textId="01A03DE9" w:rsidR="00341B5B" w:rsidDel="00390560" w:rsidRDefault="00341B5B">
            <w:pPr>
              <w:widowControl/>
              <w:pBdr>
                <w:top w:val="nil"/>
                <w:left w:val="nil"/>
                <w:bottom w:val="nil"/>
                <w:right w:val="nil"/>
                <w:between w:val="nil"/>
              </w:pBdr>
              <w:spacing w:before="120" w:after="120" w:line="240" w:lineRule="auto"/>
              <w:rPr>
                <w:del w:id="914" w:author="Igor Santiago" w:date="2022-06-09T01:00:00Z"/>
                <w:color w:val="0070C0"/>
              </w:rPr>
            </w:pPr>
          </w:p>
        </w:tc>
      </w:tr>
    </w:tbl>
    <w:p w14:paraId="00A2D865" w14:textId="77777777" w:rsidR="00341B5B" w:rsidRDefault="00341B5B">
      <w:pPr>
        <w:widowControl/>
        <w:pBdr>
          <w:top w:val="nil"/>
          <w:left w:val="nil"/>
          <w:bottom w:val="nil"/>
          <w:right w:val="nil"/>
          <w:between w:val="nil"/>
        </w:pBdr>
        <w:spacing w:line="240" w:lineRule="auto"/>
        <w:jc w:val="both"/>
        <w:rPr>
          <w:color w:val="0070C0"/>
        </w:rPr>
      </w:pPr>
    </w:p>
    <w:p w14:paraId="02545630" w14:textId="77777777" w:rsidR="00341B5B" w:rsidRDefault="00341B5B">
      <w:pPr>
        <w:widowControl/>
        <w:pBdr>
          <w:top w:val="nil"/>
          <w:left w:val="nil"/>
          <w:bottom w:val="nil"/>
          <w:right w:val="nil"/>
          <w:between w:val="nil"/>
        </w:pBdr>
        <w:spacing w:line="240" w:lineRule="auto"/>
        <w:jc w:val="both"/>
        <w:rPr>
          <w:color w:val="0070C0"/>
        </w:rPr>
      </w:pPr>
    </w:p>
    <w:p w14:paraId="787B2B74" w14:textId="77777777" w:rsidR="00341B5B" w:rsidRDefault="003E6BDD">
      <w:pPr>
        <w:widowControl/>
        <w:spacing w:line="240" w:lineRule="auto"/>
        <w:rPr>
          <w:rFonts w:ascii="Arial" w:eastAsia="Arial" w:hAnsi="Arial" w:cs="Arial"/>
          <w:b/>
          <w:sz w:val="24"/>
          <w:szCs w:val="24"/>
        </w:rPr>
      </w:pPr>
      <w:r>
        <w:br w:type="page"/>
      </w:r>
    </w:p>
    <w:p w14:paraId="283EF970" w14:textId="77777777" w:rsidR="00341B5B" w:rsidRDefault="003E6BDD">
      <w:pPr>
        <w:pStyle w:val="Ttulo1"/>
        <w:widowControl/>
        <w:numPr>
          <w:ilvl w:val="0"/>
          <w:numId w:val="9"/>
        </w:numPr>
      </w:pPr>
      <w:bookmarkStart w:id="915" w:name="_heading=h.44sinio" w:colFirst="0" w:colLast="0"/>
      <w:bookmarkEnd w:id="915"/>
      <w:r>
        <w:lastRenderedPageBreak/>
        <w:t>Definições e Siglas</w:t>
      </w:r>
    </w:p>
    <w:p w14:paraId="12F40566" w14:textId="77777777" w:rsidR="00341B5B" w:rsidDel="00390560" w:rsidRDefault="00341B5B">
      <w:pPr>
        <w:rPr>
          <w:del w:id="916" w:author="Igor Santiago" w:date="2022-06-09T01:01:00Z"/>
        </w:rPr>
      </w:pPr>
    </w:p>
    <w:p w14:paraId="367FC703" w14:textId="2279291B" w:rsidR="00341B5B" w:rsidDel="00390560" w:rsidRDefault="003E6BDD">
      <w:pPr>
        <w:widowControl/>
        <w:pBdr>
          <w:top w:val="nil"/>
          <w:left w:val="nil"/>
          <w:bottom w:val="nil"/>
          <w:right w:val="nil"/>
          <w:between w:val="nil"/>
        </w:pBdr>
        <w:spacing w:line="240" w:lineRule="auto"/>
        <w:ind w:left="708"/>
        <w:rPr>
          <w:del w:id="917" w:author="Igor Santiago" w:date="2022-06-09T01:01:00Z"/>
          <w:color w:val="000000"/>
        </w:rPr>
        <w:pPrChange w:id="918" w:author="Igor Santiago" w:date="2022-06-09T01:01:00Z">
          <w:pPr>
            <w:widowControl/>
            <w:pBdr>
              <w:top w:val="nil"/>
              <w:left w:val="nil"/>
              <w:bottom w:val="nil"/>
              <w:right w:val="nil"/>
              <w:between w:val="nil"/>
            </w:pBdr>
            <w:spacing w:line="240" w:lineRule="auto"/>
            <w:ind w:left="708"/>
            <w:jc w:val="both"/>
          </w:pPr>
        </w:pPrChange>
      </w:pPr>
      <w:del w:id="919" w:author="Igor Santiago" w:date="2022-06-09T01:01:00Z">
        <w:r w:rsidDel="00390560">
          <w:rPr>
            <w:color w:val="000000"/>
          </w:rPr>
          <w:delText xml:space="preserve">Descreve-se aqui a definição de todas as siglas, abreviações e termos usados no documento. </w:delText>
        </w:r>
      </w:del>
    </w:p>
    <w:p w14:paraId="5F029754" w14:textId="1D2AA530" w:rsidR="00341B5B" w:rsidDel="00390560" w:rsidRDefault="00341B5B">
      <w:pPr>
        <w:widowControl/>
        <w:pBdr>
          <w:top w:val="nil"/>
          <w:left w:val="nil"/>
          <w:bottom w:val="nil"/>
          <w:right w:val="nil"/>
          <w:between w:val="nil"/>
        </w:pBdr>
        <w:spacing w:line="240" w:lineRule="auto"/>
        <w:ind w:left="708"/>
        <w:rPr>
          <w:del w:id="920" w:author="Igor Santiago" w:date="2022-06-09T01:01:00Z"/>
          <w:color w:val="000000"/>
        </w:rPr>
        <w:pPrChange w:id="921" w:author="Igor Santiago" w:date="2022-06-09T01:01:00Z">
          <w:pPr>
            <w:widowControl/>
            <w:pBdr>
              <w:top w:val="nil"/>
              <w:left w:val="nil"/>
              <w:bottom w:val="nil"/>
              <w:right w:val="nil"/>
              <w:between w:val="nil"/>
            </w:pBdr>
            <w:spacing w:line="240" w:lineRule="auto"/>
            <w:ind w:left="708"/>
            <w:jc w:val="both"/>
          </w:pPr>
        </w:pPrChange>
      </w:pPr>
    </w:p>
    <w:p w14:paraId="0174582C" w14:textId="341A3B76" w:rsidR="00341B5B" w:rsidDel="00390560" w:rsidRDefault="003E6BDD">
      <w:pPr>
        <w:widowControl/>
        <w:pBdr>
          <w:top w:val="nil"/>
          <w:left w:val="nil"/>
          <w:bottom w:val="nil"/>
          <w:right w:val="nil"/>
          <w:between w:val="nil"/>
        </w:pBdr>
        <w:spacing w:line="240" w:lineRule="auto"/>
        <w:ind w:left="708"/>
        <w:rPr>
          <w:del w:id="922" w:author="Igor Santiago" w:date="2022-06-09T01:01:00Z"/>
          <w:color w:val="0070C0"/>
        </w:rPr>
        <w:pPrChange w:id="923" w:author="Igor Santiago" w:date="2022-06-09T01:01:00Z">
          <w:pPr>
            <w:widowControl/>
            <w:pBdr>
              <w:top w:val="nil"/>
              <w:left w:val="nil"/>
              <w:bottom w:val="nil"/>
              <w:right w:val="nil"/>
              <w:between w:val="nil"/>
            </w:pBdr>
            <w:spacing w:line="240" w:lineRule="auto"/>
            <w:ind w:left="708"/>
            <w:jc w:val="both"/>
          </w:pPr>
        </w:pPrChange>
      </w:pPr>
      <w:del w:id="924" w:author="Igor Santiago" w:date="2022-06-09T01:01:00Z">
        <w:r w:rsidDel="00390560">
          <w:rPr>
            <w:color w:val="0070C0"/>
          </w:rPr>
          <w:delText>Deve-se supor que este documento será lido tanto por desenvolvedores, quanto por usuários. Por isso o documento deve conter as definições relevantes tanto para os termos do domínio de aplicação, quanto para termos técnicos utilizados e que não são de conhecimento do público geral.</w:delText>
        </w:r>
      </w:del>
    </w:p>
    <w:p w14:paraId="67673D9D" w14:textId="77777777" w:rsidR="00341B5B" w:rsidRDefault="00341B5B">
      <w:pPr>
        <w:keepNext/>
        <w:widowControl/>
        <w:pBdr>
          <w:top w:val="nil"/>
          <w:left w:val="nil"/>
          <w:bottom w:val="nil"/>
          <w:right w:val="nil"/>
          <w:between w:val="nil"/>
        </w:pBdr>
        <w:spacing w:line="240" w:lineRule="auto"/>
        <w:rPr>
          <w:b/>
          <w:color w:val="0070C0"/>
        </w:rPr>
        <w:pPrChange w:id="925" w:author="Igor Santiago" w:date="2022-06-09T01:01:00Z">
          <w:pPr>
            <w:keepNext/>
            <w:widowControl/>
            <w:pBdr>
              <w:top w:val="nil"/>
              <w:left w:val="nil"/>
              <w:bottom w:val="nil"/>
              <w:right w:val="nil"/>
              <w:between w:val="nil"/>
            </w:pBdr>
            <w:spacing w:line="240" w:lineRule="auto"/>
            <w:jc w:val="center"/>
          </w:pPr>
        </w:pPrChange>
      </w:pPr>
    </w:p>
    <w:p w14:paraId="7EB3A1A0" w14:textId="77777777" w:rsidR="00341B5B" w:rsidRPr="00390560" w:rsidRDefault="003E6BDD">
      <w:pPr>
        <w:keepNext/>
        <w:widowControl/>
        <w:pBdr>
          <w:top w:val="nil"/>
          <w:left w:val="nil"/>
          <w:bottom w:val="nil"/>
          <w:right w:val="nil"/>
          <w:between w:val="nil"/>
        </w:pBdr>
        <w:spacing w:line="240" w:lineRule="auto"/>
        <w:jc w:val="center"/>
        <w:rPr>
          <w:b/>
          <w:rPrChange w:id="926" w:author="Igor Santiago" w:date="2022-06-09T01:01:00Z">
            <w:rPr>
              <w:b/>
              <w:color w:val="0070C0"/>
            </w:rPr>
          </w:rPrChange>
        </w:rPr>
      </w:pPr>
      <w:r w:rsidRPr="00390560">
        <w:rPr>
          <w:b/>
          <w:rPrChange w:id="927" w:author="Igor Santiago" w:date="2022-06-09T01:01:00Z">
            <w:rPr>
              <w:b/>
              <w:color w:val="0070C0"/>
            </w:rPr>
          </w:rPrChange>
        </w:rPr>
        <w:t>Tabela 3: Definições e Siglas</w:t>
      </w:r>
    </w:p>
    <w:tbl>
      <w:tblPr>
        <w:tblStyle w:val="a2"/>
        <w:tblW w:w="7758"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2193"/>
        <w:gridCol w:w="5565"/>
      </w:tblGrid>
      <w:tr w:rsidR="00341B5B" w14:paraId="349A8686" w14:textId="77777777">
        <w:trPr>
          <w:tblHeader/>
          <w:jc w:val="center"/>
        </w:trPr>
        <w:tc>
          <w:tcPr>
            <w:tcW w:w="2193" w:type="dxa"/>
            <w:shd w:val="clear" w:color="auto" w:fill="003366"/>
            <w:vAlign w:val="center"/>
          </w:tcPr>
          <w:p w14:paraId="4C4C6A84" w14:textId="77777777" w:rsidR="00341B5B" w:rsidRDefault="003E6BDD">
            <w:pPr>
              <w:jc w:val="center"/>
              <w:rPr>
                <w:b/>
                <w:color w:val="DDDDDD"/>
              </w:rPr>
            </w:pPr>
            <w:r>
              <w:rPr>
                <w:b/>
                <w:color w:val="DDDDDD"/>
              </w:rPr>
              <w:t>Sigla ou Termo</w:t>
            </w:r>
          </w:p>
        </w:tc>
        <w:tc>
          <w:tcPr>
            <w:tcW w:w="5565" w:type="dxa"/>
            <w:shd w:val="clear" w:color="auto" w:fill="003366"/>
            <w:vAlign w:val="center"/>
          </w:tcPr>
          <w:p w14:paraId="2A9F194E" w14:textId="77777777" w:rsidR="00341B5B" w:rsidRDefault="003E6BDD">
            <w:pPr>
              <w:jc w:val="center"/>
              <w:rPr>
                <w:b/>
                <w:color w:val="DDDDDD"/>
              </w:rPr>
            </w:pPr>
            <w:r>
              <w:rPr>
                <w:b/>
                <w:color w:val="DDDDDD"/>
              </w:rPr>
              <w:t>Descrição</w:t>
            </w:r>
          </w:p>
        </w:tc>
      </w:tr>
      <w:tr w:rsidR="00341B5B" w14:paraId="3A916CC5" w14:textId="77777777">
        <w:trPr>
          <w:cantSplit/>
          <w:jc w:val="center"/>
        </w:trPr>
        <w:tc>
          <w:tcPr>
            <w:tcW w:w="2193" w:type="dxa"/>
            <w:shd w:val="clear" w:color="auto" w:fill="F3F3F3"/>
          </w:tcPr>
          <w:p w14:paraId="27279D92" w14:textId="794ADA2B" w:rsidR="00341B5B" w:rsidRDefault="00390560">
            <w:pPr>
              <w:widowControl/>
              <w:pBdr>
                <w:top w:val="nil"/>
                <w:left w:val="nil"/>
                <w:bottom w:val="nil"/>
                <w:right w:val="nil"/>
                <w:between w:val="nil"/>
              </w:pBdr>
              <w:spacing w:before="120" w:after="120" w:line="240" w:lineRule="auto"/>
              <w:jc w:val="center"/>
              <w:rPr>
                <w:rFonts w:ascii="Tahoma" w:eastAsia="Tahoma" w:hAnsi="Tahoma" w:cs="Tahoma"/>
                <w:color w:val="000000"/>
                <w:sz w:val="18"/>
                <w:szCs w:val="18"/>
              </w:rPr>
            </w:pPr>
            <w:ins w:id="928" w:author="Igor Santiago" w:date="2022-06-09T01:02:00Z">
              <w:r>
                <w:rPr>
                  <w:rFonts w:ascii="Tahoma" w:hAnsi="Tahoma" w:cs="Tahoma"/>
                  <w:color w:val="000000"/>
                  <w:sz w:val="18"/>
                  <w:szCs w:val="18"/>
                </w:rPr>
                <w:t>SysSoldCar</w:t>
              </w:r>
            </w:ins>
          </w:p>
        </w:tc>
        <w:tc>
          <w:tcPr>
            <w:tcW w:w="5565" w:type="dxa"/>
            <w:shd w:val="clear" w:color="auto" w:fill="F3F3F3"/>
          </w:tcPr>
          <w:p w14:paraId="35D4AA2E" w14:textId="13B070EA" w:rsidR="00341B5B" w:rsidRDefault="00390560">
            <w:pPr>
              <w:widowControl/>
              <w:pBdr>
                <w:top w:val="nil"/>
                <w:left w:val="nil"/>
                <w:bottom w:val="nil"/>
                <w:right w:val="nil"/>
                <w:between w:val="nil"/>
              </w:pBdr>
              <w:spacing w:before="120" w:after="120" w:line="240" w:lineRule="auto"/>
              <w:rPr>
                <w:rFonts w:ascii="Tahoma" w:eastAsia="Tahoma" w:hAnsi="Tahoma" w:cs="Tahoma"/>
                <w:color w:val="000000"/>
                <w:sz w:val="18"/>
                <w:szCs w:val="18"/>
              </w:rPr>
            </w:pPr>
            <w:ins w:id="929" w:author="Igor Santiago" w:date="2022-06-09T01:02:00Z">
              <w:r w:rsidRPr="00390560">
                <w:rPr>
                  <w:rFonts w:ascii="Tahoma" w:eastAsia="Tahoma" w:hAnsi="Tahoma" w:cs="Tahoma"/>
                  <w:color w:val="000000"/>
                  <w:sz w:val="18"/>
                  <w:szCs w:val="18"/>
                </w:rPr>
                <w:t>Nome do produto.</w:t>
              </w:r>
            </w:ins>
          </w:p>
        </w:tc>
      </w:tr>
      <w:tr w:rsidR="00341B5B" w:rsidRPr="00A44348" w14:paraId="50F730E6" w14:textId="77777777">
        <w:trPr>
          <w:cantSplit/>
          <w:jc w:val="center"/>
        </w:trPr>
        <w:tc>
          <w:tcPr>
            <w:tcW w:w="2193" w:type="dxa"/>
          </w:tcPr>
          <w:p w14:paraId="78069509" w14:textId="746BD49E" w:rsidR="00341B5B" w:rsidRDefault="00390560">
            <w:pPr>
              <w:widowControl/>
              <w:pBdr>
                <w:top w:val="nil"/>
                <w:left w:val="nil"/>
                <w:bottom w:val="nil"/>
                <w:right w:val="nil"/>
                <w:between w:val="nil"/>
              </w:pBdr>
              <w:spacing w:before="120" w:after="120" w:line="240" w:lineRule="auto"/>
              <w:jc w:val="center"/>
              <w:rPr>
                <w:rFonts w:ascii="Tahoma" w:eastAsia="Tahoma" w:hAnsi="Tahoma" w:cs="Tahoma"/>
                <w:color w:val="000000"/>
                <w:sz w:val="18"/>
                <w:szCs w:val="18"/>
              </w:rPr>
            </w:pPr>
            <w:ins w:id="930" w:author="Igor Santiago" w:date="2022-06-09T01:02:00Z">
              <w:r>
                <w:rPr>
                  <w:rFonts w:ascii="Tahoma" w:hAnsi="Tahoma" w:cs="Tahoma"/>
                  <w:color w:val="000000"/>
                  <w:sz w:val="18"/>
                  <w:szCs w:val="18"/>
                </w:rPr>
                <w:t>Backlog</w:t>
              </w:r>
            </w:ins>
          </w:p>
        </w:tc>
        <w:tc>
          <w:tcPr>
            <w:tcW w:w="5565" w:type="dxa"/>
          </w:tcPr>
          <w:p w14:paraId="2F906172" w14:textId="2AC59808" w:rsidR="00341B5B" w:rsidRPr="00A44348" w:rsidRDefault="00390560">
            <w:pPr>
              <w:widowControl/>
              <w:pBdr>
                <w:top w:val="nil"/>
                <w:left w:val="nil"/>
                <w:bottom w:val="nil"/>
                <w:right w:val="nil"/>
                <w:between w:val="nil"/>
              </w:pBdr>
              <w:spacing w:before="120" w:after="120" w:line="240" w:lineRule="auto"/>
              <w:rPr>
                <w:rFonts w:ascii="Tahoma" w:eastAsia="Tahoma" w:hAnsi="Tahoma" w:cs="Tahoma"/>
                <w:color w:val="000000"/>
                <w:sz w:val="18"/>
                <w:szCs w:val="18"/>
                <w:lang w:val="pt-BR"/>
                <w:rPrChange w:id="931" w:author="Ines" w:date="2022-06-09T10:14:00Z">
                  <w:rPr>
                    <w:rFonts w:ascii="Tahoma" w:eastAsia="Tahoma" w:hAnsi="Tahoma" w:cs="Tahoma"/>
                    <w:color w:val="000000"/>
                    <w:sz w:val="18"/>
                    <w:szCs w:val="18"/>
                  </w:rPr>
                </w:rPrChange>
              </w:rPr>
            </w:pPr>
            <w:ins w:id="932" w:author="Igor Santiago" w:date="2022-06-09T01:02:00Z">
              <w:r w:rsidRPr="00A44348">
                <w:rPr>
                  <w:rFonts w:ascii="Tahoma" w:eastAsia="Tahoma" w:hAnsi="Tahoma" w:cs="Tahoma"/>
                  <w:color w:val="000000"/>
                  <w:sz w:val="18"/>
                  <w:szCs w:val="18"/>
                  <w:lang w:val="pt-BR"/>
                  <w:rPrChange w:id="933" w:author="Ines" w:date="2022-06-09T10:14:00Z">
                    <w:rPr>
                      <w:rFonts w:ascii="Tahoma" w:eastAsia="Tahoma" w:hAnsi="Tahoma" w:cs="Tahoma"/>
                      <w:color w:val="000000"/>
                      <w:sz w:val="18"/>
                      <w:szCs w:val="18"/>
                    </w:rPr>
                  </w:rPrChange>
                </w:rPr>
                <w:t>Lista de tarefas a serem executadas.</w:t>
              </w:r>
            </w:ins>
          </w:p>
        </w:tc>
      </w:tr>
      <w:tr w:rsidR="00341B5B" w:rsidRPr="00A44348" w14:paraId="57A24D71" w14:textId="77777777">
        <w:trPr>
          <w:cantSplit/>
          <w:jc w:val="center"/>
        </w:trPr>
        <w:tc>
          <w:tcPr>
            <w:tcW w:w="2193" w:type="dxa"/>
            <w:shd w:val="clear" w:color="auto" w:fill="F3F3F3"/>
          </w:tcPr>
          <w:p w14:paraId="361BC345" w14:textId="0E31DE98" w:rsidR="00341B5B" w:rsidRDefault="00390560">
            <w:pPr>
              <w:widowControl/>
              <w:pBdr>
                <w:top w:val="nil"/>
                <w:left w:val="nil"/>
                <w:bottom w:val="nil"/>
                <w:right w:val="nil"/>
                <w:between w:val="nil"/>
              </w:pBdr>
              <w:spacing w:before="120" w:after="120" w:line="240" w:lineRule="auto"/>
              <w:jc w:val="center"/>
              <w:rPr>
                <w:rFonts w:ascii="Tahoma" w:eastAsia="Tahoma" w:hAnsi="Tahoma" w:cs="Tahoma"/>
                <w:color w:val="000000"/>
                <w:sz w:val="18"/>
                <w:szCs w:val="18"/>
              </w:rPr>
            </w:pPr>
            <w:ins w:id="934" w:author="Igor Santiago" w:date="2022-06-09T01:02:00Z">
              <w:r>
                <w:rPr>
                  <w:rFonts w:ascii="Tahoma" w:hAnsi="Tahoma" w:cs="Tahoma"/>
                  <w:color w:val="000000"/>
                  <w:sz w:val="18"/>
                  <w:szCs w:val="18"/>
                </w:rPr>
                <w:t>Sprint</w:t>
              </w:r>
            </w:ins>
          </w:p>
        </w:tc>
        <w:tc>
          <w:tcPr>
            <w:tcW w:w="5565" w:type="dxa"/>
            <w:shd w:val="clear" w:color="auto" w:fill="F3F3F3"/>
          </w:tcPr>
          <w:p w14:paraId="621EEE21" w14:textId="3D2D8180" w:rsidR="00341B5B" w:rsidRPr="00A44348" w:rsidRDefault="00390560">
            <w:pPr>
              <w:widowControl/>
              <w:pBdr>
                <w:top w:val="nil"/>
                <w:left w:val="nil"/>
                <w:bottom w:val="nil"/>
                <w:right w:val="nil"/>
                <w:between w:val="nil"/>
              </w:pBdr>
              <w:spacing w:before="120" w:after="120" w:line="240" w:lineRule="auto"/>
              <w:rPr>
                <w:rFonts w:ascii="Tahoma" w:eastAsia="Tahoma" w:hAnsi="Tahoma" w:cs="Tahoma"/>
                <w:color w:val="000000"/>
                <w:sz w:val="18"/>
                <w:szCs w:val="18"/>
                <w:lang w:val="pt-BR"/>
                <w:rPrChange w:id="935" w:author="Ines" w:date="2022-06-09T10:14:00Z">
                  <w:rPr>
                    <w:rFonts w:ascii="Tahoma" w:eastAsia="Tahoma" w:hAnsi="Tahoma" w:cs="Tahoma"/>
                    <w:color w:val="000000"/>
                    <w:sz w:val="18"/>
                    <w:szCs w:val="18"/>
                  </w:rPr>
                </w:rPrChange>
              </w:rPr>
            </w:pPr>
            <w:ins w:id="936" w:author="Igor Santiago" w:date="2022-06-09T01:02:00Z">
              <w:r w:rsidRPr="00A44348">
                <w:rPr>
                  <w:rFonts w:ascii="Tahoma" w:hAnsi="Tahoma" w:cs="Tahoma"/>
                  <w:color w:val="000000"/>
                  <w:sz w:val="18"/>
                  <w:szCs w:val="18"/>
                  <w:lang w:val="pt-BR"/>
                  <w:rPrChange w:id="937" w:author="Ines" w:date="2022-06-09T10:14:00Z">
                    <w:rPr>
                      <w:rFonts w:ascii="Tahoma" w:hAnsi="Tahoma" w:cs="Tahoma"/>
                      <w:color w:val="000000"/>
                      <w:sz w:val="18"/>
                      <w:szCs w:val="18"/>
                    </w:rPr>
                  </w:rPrChange>
                </w:rPr>
                <w:t>O sprint é utilizado para definir as diferentes etapas de desenvolvimento de um projeto, assim como as suas funcionalidades a serem implementadas.</w:t>
              </w:r>
            </w:ins>
          </w:p>
        </w:tc>
      </w:tr>
      <w:tr w:rsidR="00341B5B" w:rsidRPr="00A44348" w14:paraId="00B6B42C" w14:textId="77777777">
        <w:trPr>
          <w:cantSplit/>
          <w:jc w:val="center"/>
        </w:trPr>
        <w:tc>
          <w:tcPr>
            <w:tcW w:w="2193" w:type="dxa"/>
          </w:tcPr>
          <w:p w14:paraId="0881BFA5" w14:textId="55C75EAF" w:rsidR="00341B5B" w:rsidRDefault="00390560">
            <w:pPr>
              <w:widowControl/>
              <w:pBdr>
                <w:top w:val="nil"/>
                <w:left w:val="nil"/>
                <w:bottom w:val="nil"/>
                <w:right w:val="nil"/>
                <w:between w:val="nil"/>
              </w:pBdr>
              <w:spacing w:before="120" w:after="120" w:line="240" w:lineRule="auto"/>
              <w:jc w:val="center"/>
              <w:rPr>
                <w:rFonts w:ascii="Tahoma" w:eastAsia="Tahoma" w:hAnsi="Tahoma" w:cs="Tahoma"/>
                <w:color w:val="000000"/>
                <w:sz w:val="18"/>
                <w:szCs w:val="18"/>
              </w:rPr>
            </w:pPr>
            <w:ins w:id="938" w:author="Igor Santiago" w:date="2022-06-09T01:02:00Z">
              <w:r>
                <w:rPr>
                  <w:rFonts w:ascii="Tahoma" w:hAnsi="Tahoma" w:cs="Tahoma"/>
                  <w:color w:val="000000"/>
                  <w:sz w:val="18"/>
                  <w:szCs w:val="18"/>
                </w:rPr>
                <w:t>WBS</w:t>
              </w:r>
            </w:ins>
          </w:p>
        </w:tc>
        <w:tc>
          <w:tcPr>
            <w:tcW w:w="5565" w:type="dxa"/>
          </w:tcPr>
          <w:p w14:paraId="74A1DD60" w14:textId="4117FC27" w:rsidR="00341B5B" w:rsidRPr="00A44348" w:rsidRDefault="00390560">
            <w:pPr>
              <w:widowControl/>
              <w:pBdr>
                <w:top w:val="nil"/>
                <w:left w:val="nil"/>
                <w:bottom w:val="nil"/>
                <w:right w:val="nil"/>
                <w:between w:val="nil"/>
              </w:pBdr>
              <w:spacing w:before="120" w:after="120" w:line="240" w:lineRule="auto"/>
              <w:rPr>
                <w:rFonts w:ascii="Tahoma" w:eastAsia="Tahoma" w:hAnsi="Tahoma" w:cs="Tahoma"/>
                <w:color w:val="000000"/>
                <w:sz w:val="18"/>
                <w:szCs w:val="18"/>
                <w:lang w:val="pt-BR"/>
                <w:rPrChange w:id="939" w:author="Ines" w:date="2022-06-09T10:14:00Z">
                  <w:rPr>
                    <w:rFonts w:ascii="Tahoma" w:eastAsia="Tahoma" w:hAnsi="Tahoma" w:cs="Tahoma"/>
                    <w:color w:val="000000"/>
                    <w:sz w:val="18"/>
                    <w:szCs w:val="18"/>
                  </w:rPr>
                </w:rPrChange>
              </w:rPr>
            </w:pPr>
            <w:ins w:id="940" w:author="Igor Santiago" w:date="2022-06-09T01:02:00Z">
              <w:r w:rsidRPr="00A44348">
                <w:rPr>
                  <w:rFonts w:ascii="Tahoma" w:hAnsi="Tahoma" w:cs="Tahoma"/>
                  <w:color w:val="000000"/>
                  <w:sz w:val="18"/>
                  <w:szCs w:val="18"/>
                  <w:lang w:val="pt-BR"/>
                  <w:rPrChange w:id="941" w:author="Ines" w:date="2022-06-09T10:14:00Z">
                    <w:rPr>
                      <w:rFonts w:ascii="Tahoma" w:hAnsi="Tahoma" w:cs="Tahoma"/>
                      <w:color w:val="000000"/>
                      <w:sz w:val="18"/>
                      <w:szCs w:val="18"/>
                    </w:rPr>
                  </w:rPrChange>
                </w:rPr>
                <w:t>Sigla para “work breakdown structure”, um processo de subdivisão de itens em componentes menores a serem trabalhados.</w:t>
              </w:r>
            </w:ins>
          </w:p>
        </w:tc>
      </w:tr>
      <w:tr w:rsidR="00390560" w:rsidRPr="00A44348" w14:paraId="121B7874" w14:textId="77777777">
        <w:trPr>
          <w:cantSplit/>
          <w:jc w:val="center"/>
          <w:ins w:id="942" w:author="Igor Santiago" w:date="2022-06-09T01:02:00Z"/>
        </w:trPr>
        <w:tc>
          <w:tcPr>
            <w:tcW w:w="2193" w:type="dxa"/>
          </w:tcPr>
          <w:p w14:paraId="2FE5AC21" w14:textId="7B560315" w:rsidR="00390560" w:rsidRDefault="00390560">
            <w:pPr>
              <w:widowControl/>
              <w:pBdr>
                <w:top w:val="nil"/>
                <w:left w:val="nil"/>
                <w:bottom w:val="nil"/>
                <w:right w:val="nil"/>
                <w:between w:val="nil"/>
              </w:pBdr>
              <w:spacing w:before="120" w:after="120" w:line="240" w:lineRule="auto"/>
              <w:jc w:val="center"/>
              <w:rPr>
                <w:ins w:id="943" w:author="Igor Santiago" w:date="2022-06-09T01:02:00Z"/>
                <w:rFonts w:ascii="Tahoma" w:hAnsi="Tahoma" w:cs="Tahoma"/>
                <w:color w:val="000000"/>
                <w:sz w:val="18"/>
                <w:szCs w:val="18"/>
              </w:rPr>
            </w:pPr>
            <w:ins w:id="944" w:author="Igor Santiago" w:date="2022-06-09T01:02:00Z">
              <w:r>
                <w:rPr>
                  <w:rFonts w:ascii="Tahoma" w:hAnsi="Tahoma" w:cs="Tahoma"/>
                  <w:color w:val="000000"/>
                  <w:sz w:val="18"/>
                  <w:szCs w:val="18"/>
                </w:rPr>
                <w:t>Storyboard</w:t>
              </w:r>
            </w:ins>
          </w:p>
        </w:tc>
        <w:tc>
          <w:tcPr>
            <w:tcW w:w="5565" w:type="dxa"/>
          </w:tcPr>
          <w:p w14:paraId="19093AA5" w14:textId="2F12B09D" w:rsidR="00390560" w:rsidRPr="00A44348" w:rsidRDefault="00390560">
            <w:pPr>
              <w:widowControl/>
              <w:pBdr>
                <w:top w:val="nil"/>
                <w:left w:val="nil"/>
                <w:bottom w:val="nil"/>
                <w:right w:val="nil"/>
                <w:between w:val="nil"/>
              </w:pBdr>
              <w:spacing w:before="120" w:after="120" w:line="240" w:lineRule="auto"/>
              <w:rPr>
                <w:ins w:id="945" w:author="Igor Santiago" w:date="2022-06-09T01:02:00Z"/>
                <w:rFonts w:ascii="Tahoma" w:hAnsi="Tahoma" w:cs="Tahoma"/>
                <w:color w:val="000000"/>
                <w:sz w:val="18"/>
                <w:szCs w:val="18"/>
                <w:lang w:val="pt-BR"/>
                <w:rPrChange w:id="946" w:author="Ines" w:date="2022-06-09T10:07:00Z">
                  <w:rPr>
                    <w:ins w:id="947" w:author="Igor Santiago" w:date="2022-06-09T01:02:00Z"/>
                    <w:rFonts w:ascii="Tahoma" w:hAnsi="Tahoma" w:cs="Tahoma"/>
                    <w:color w:val="000000"/>
                    <w:sz w:val="18"/>
                    <w:szCs w:val="18"/>
                  </w:rPr>
                </w:rPrChange>
              </w:rPr>
            </w:pPr>
            <w:ins w:id="948" w:author="Igor Santiago" w:date="2022-06-09T01:03:00Z">
              <w:r w:rsidRPr="00A44348">
                <w:rPr>
                  <w:rFonts w:ascii="Tahoma" w:hAnsi="Tahoma" w:cs="Tahoma"/>
                  <w:color w:val="000000"/>
                  <w:sz w:val="18"/>
                  <w:szCs w:val="18"/>
                  <w:lang w:val="pt-BR"/>
                  <w:rPrChange w:id="949" w:author="Ines" w:date="2022-06-09T10:07:00Z">
                    <w:rPr>
                      <w:rFonts w:ascii="Tahoma" w:hAnsi="Tahoma" w:cs="Tahoma"/>
                      <w:color w:val="000000"/>
                      <w:sz w:val="18"/>
                      <w:szCs w:val="18"/>
                    </w:rPr>
                  </w:rPrChange>
                </w:rPr>
                <w:t>Auxiliar o desenvolvedor como organizar a estética de um programa e o fluxo das ações realizadas.</w:t>
              </w:r>
            </w:ins>
          </w:p>
        </w:tc>
      </w:tr>
      <w:tr w:rsidR="00390560" w:rsidRPr="00A44348" w14:paraId="4AFA10A3" w14:textId="77777777">
        <w:trPr>
          <w:cantSplit/>
          <w:jc w:val="center"/>
          <w:ins w:id="950" w:author="Igor Santiago" w:date="2022-06-09T01:02:00Z"/>
        </w:trPr>
        <w:tc>
          <w:tcPr>
            <w:tcW w:w="2193" w:type="dxa"/>
          </w:tcPr>
          <w:p w14:paraId="02BA2DD6" w14:textId="10B3826F" w:rsidR="00390560" w:rsidRDefault="00390560">
            <w:pPr>
              <w:widowControl/>
              <w:pBdr>
                <w:top w:val="nil"/>
                <w:left w:val="nil"/>
                <w:bottom w:val="nil"/>
                <w:right w:val="nil"/>
                <w:between w:val="nil"/>
              </w:pBdr>
              <w:spacing w:before="120" w:after="120" w:line="240" w:lineRule="auto"/>
              <w:jc w:val="center"/>
              <w:rPr>
                <w:ins w:id="951" w:author="Igor Santiago" w:date="2022-06-09T01:02:00Z"/>
                <w:rFonts w:ascii="Tahoma" w:hAnsi="Tahoma" w:cs="Tahoma"/>
                <w:color w:val="000000"/>
                <w:sz w:val="18"/>
                <w:szCs w:val="18"/>
              </w:rPr>
            </w:pPr>
            <w:ins w:id="952" w:author="Igor Santiago" w:date="2022-06-09T01:03:00Z">
              <w:r>
                <w:rPr>
                  <w:rFonts w:ascii="Tahoma" w:hAnsi="Tahoma" w:cs="Tahoma"/>
                  <w:color w:val="000000"/>
                  <w:sz w:val="18"/>
                  <w:szCs w:val="18"/>
                </w:rPr>
                <w:t>GitHub</w:t>
              </w:r>
            </w:ins>
          </w:p>
        </w:tc>
        <w:tc>
          <w:tcPr>
            <w:tcW w:w="5565" w:type="dxa"/>
          </w:tcPr>
          <w:p w14:paraId="3B7D24D0" w14:textId="420F67A2" w:rsidR="00390560" w:rsidRPr="00A44348" w:rsidRDefault="00390560">
            <w:pPr>
              <w:widowControl/>
              <w:pBdr>
                <w:top w:val="nil"/>
                <w:left w:val="nil"/>
                <w:bottom w:val="nil"/>
                <w:right w:val="nil"/>
                <w:between w:val="nil"/>
              </w:pBdr>
              <w:spacing w:before="120" w:after="120" w:line="240" w:lineRule="auto"/>
              <w:rPr>
                <w:ins w:id="953" w:author="Igor Santiago" w:date="2022-06-09T01:02:00Z"/>
                <w:rFonts w:ascii="Tahoma" w:hAnsi="Tahoma" w:cs="Tahoma"/>
                <w:color w:val="000000"/>
                <w:sz w:val="18"/>
                <w:szCs w:val="18"/>
                <w:lang w:val="pt-BR"/>
                <w:rPrChange w:id="954" w:author="Ines" w:date="2022-06-09T10:14:00Z">
                  <w:rPr>
                    <w:ins w:id="955" w:author="Igor Santiago" w:date="2022-06-09T01:02:00Z"/>
                    <w:rFonts w:ascii="Tahoma" w:hAnsi="Tahoma" w:cs="Tahoma"/>
                    <w:color w:val="000000"/>
                    <w:sz w:val="18"/>
                    <w:szCs w:val="18"/>
                  </w:rPr>
                </w:rPrChange>
              </w:rPr>
            </w:pPr>
            <w:ins w:id="956" w:author="Igor Santiago" w:date="2022-06-09T01:03:00Z">
              <w:r w:rsidRPr="00A44348">
                <w:rPr>
                  <w:rFonts w:ascii="Tahoma" w:hAnsi="Tahoma" w:cs="Tahoma"/>
                  <w:color w:val="000000"/>
                  <w:sz w:val="18"/>
                  <w:szCs w:val="18"/>
                  <w:lang w:val="pt-BR"/>
                  <w:rPrChange w:id="957" w:author="Ines" w:date="2022-06-09T10:14:00Z">
                    <w:rPr>
                      <w:rFonts w:ascii="Tahoma" w:hAnsi="Tahoma" w:cs="Tahoma"/>
                      <w:color w:val="000000"/>
                      <w:sz w:val="18"/>
                      <w:szCs w:val="18"/>
                    </w:rPr>
                  </w:rPrChange>
                </w:rPr>
                <w:t>Ferramenta utilizada para o versionamento e compartilhamento de códigos de programação.</w:t>
              </w:r>
            </w:ins>
          </w:p>
        </w:tc>
      </w:tr>
      <w:tr w:rsidR="00390560" w:rsidRPr="00A44348" w14:paraId="26FE195A" w14:textId="77777777">
        <w:trPr>
          <w:cantSplit/>
          <w:jc w:val="center"/>
          <w:ins w:id="958" w:author="Igor Santiago" w:date="2022-06-09T01:02:00Z"/>
        </w:trPr>
        <w:tc>
          <w:tcPr>
            <w:tcW w:w="2193" w:type="dxa"/>
          </w:tcPr>
          <w:p w14:paraId="315D8766" w14:textId="5FDDC630" w:rsidR="00390560" w:rsidRDefault="00390560">
            <w:pPr>
              <w:widowControl/>
              <w:pBdr>
                <w:top w:val="nil"/>
                <w:left w:val="nil"/>
                <w:bottom w:val="nil"/>
                <w:right w:val="nil"/>
                <w:between w:val="nil"/>
              </w:pBdr>
              <w:spacing w:before="120" w:after="120" w:line="240" w:lineRule="auto"/>
              <w:jc w:val="center"/>
              <w:rPr>
                <w:ins w:id="959" w:author="Igor Santiago" w:date="2022-06-09T01:02:00Z"/>
                <w:rFonts w:ascii="Tahoma" w:hAnsi="Tahoma" w:cs="Tahoma"/>
                <w:color w:val="000000"/>
                <w:sz w:val="18"/>
                <w:szCs w:val="18"/>
              </w:rPr>
            </w:pPr>
            <w:ins w:id="960" w:author="Igor Santiago" w:date="2022-06-09T01:03:00Z">
              <w:r>
                <w:rPr>
                  <w:rFonts w:ascii="Tahoma" w:hAnsi="Tahoma" w:cs="Tahoma"/>
                  <w:color w:val="000000"/>
                  <w:sz w:val="18"/>
                  <w:szCs w:val="18"/>
                </w:rPr>
                <w:t>GUI</w:t>
              </w:r>
            </w:ins>
          </w:p>
        </w:tc>
        <w:tc>
          <w:tcPr>
            <w:tcW w:w="5565" w:type="dxa"/>
          </w:tcPr>
          <w:p w14:paraId="6C201CCF" w14:textId="675742DD" w:rsidR="00390560" w:rsidRPr="00A44348" w:rsidRDefault="00390560">
            <w:pPr>
              <w:widowControl/>
              <w:pBdr>
                <w:top w:val="nil"/>
                <w:left w:val="nil"/>
                <w:bottom w:val="nil"/>
                <w:right w:val="nil"/>
                <w:between w:val="nil"/>
              </w:pBdr>
              <w:spacing w:before="120" w:after="120" w:line="240" w:lineRule="auto"/>
              <w:rPr>
                <w:ins w:id="961" w:author="Igor Santiago" w:date="2022-06-09T01:02:00Z"/>
                <w:rFonts w:ascii="Tahoma" w:hAnsi="Tahoma" w:cs="Tahoma"/>
                <w:color w:val="000000"/>
                <w:sz w:val="18"/>
                <w:szCs w:val="18"/>
                <w:lang w:val="pt-BR"/>
                <w:rPrChange w:id="962" w:author="Ines" w:date="2022-06-09T10:07:00Z">
                  <w:rPr>
                    <w:ins w:id="963" w:author="Igor Santiago" w:date="2022-06-09T01:02:00Z"/>
                    <w:rFonts w:ascii="Tahoma" w:hAnsi="Tahoma" w:cs="Tahoma"/>
                    <w:color w:val="000000"/>
                    <w:sz w:val="18"/>
                    <w:szCs w:val="18"/>
                  </w:rPr>
                </w:rPrChange>
              </w:rPr>
            </w:pPr>
            <w:ins w:id="964" w:author="Igor Santiago" w:date="2022-06-09T01:03:00Z">
              <w:r w:rsidRPr="00A44348">
                <w:rPr>
                  <w:rFonts w:ascii="Tahoma" w:hAnsi="Tahoma" w:cs="Tahoma"/>
                  <w:color w:val="000000"/>
                  <w:sz w:val="18"/>
                  <w:szCs w:val="18"/>
                  <w:lang w:val="pt-BR"/>
                  <w:rPrChange w:id="965" w:author="Ines" w:date="2022-06-09T10:07:00Z">
                    <w:rPr>
                      <w:rFonts w:ascii="Tahoma" w:hAnsi="Tahoma" w:cs="Tahoma"/>
                      <w:color w:val="000000"/>
                      <w:sz w:val="18"/>
                      <w:szCs w:val="18"/>
                    </w:rPr>
                  </w:rPrChange>
                </w:rPr>
                <w:t>Sigla em inglês para Interface Gráfica de Usuário.</w:t>
              </w:r>
            </w:ins>
          </w:p>
        </w:tc>
      </w:tr>
    </w:tbl>
    <w:p w14:paraId="7C2ABF0B" w14:textId="77777777" w:rsidR="00341B5B" w:rsidRPr="00A44348" w:rsidRDefault="00341B5B">
      <w:pPr>
        <w:rPr>
          <w:lang w:val="pt-BR"/>
          <w:rPrChange w:id="966" w:author="Ines" w:date="2022-06-09T10:07:00Z">
            <w:rPr/>
          </w:rPrChange>
        </w:rPr>
      </w:pPr>
    </w:p>
    <w:p w14:paraId="0EEFF8A5" w14:textId="138B3CBD" w:rsidR="00341B5B" w:rsidRDefault="003E6BDD">
      <w:pPr>
        <w:pStyle w:val="Ttulo1"/>
        <w:widowControl/>
        <w:numPr>
          <w:ilvl w:val="0"/>
          <w:numId w:val="9"/>
        </w:numPr>
      </w:pPr>
      <w:bookmarkStart w:id="967" w:name="_heading=h.2jxsxqh" w:colFirst="0" w:colLast="0"/>
      <w:bookmarkEnd w:id="967"/>
      <w:r>
        <w:t xml:space="preserve">Requisitos de Interface </w:t>
      </w:r>
      <w:del w:id="968" w:author="Igor Santiago" w:date="2022-06-09T01:04:00Z">
        <w:r w:rsidDel="00FA4964">
          <w:rPr>
            <w:color w:val="FF0000"/>
          </w:rPr>
          <w:delText>(Storyboards?)</w:delText>
        </w:r>
      </w:del>
    </w:p>
    <w:p w14:paraId="27228352" w14:textId="680059EB" w:rsidR="00341B5B" w:rsidDel="00390560" w:rsidRDefault="00FA4964">
      <w:pPr>
        <w:widowControl/>
        <w:pBdr>
          <w:top w:val="nil"/>
          <w:left w:val="nil"/>
          <w:bottom w:val="nil"/>
          <w:right w:val="nil"/>
          <w:between w:val="nil"/>
        </w:pBdr>
        <w:spacing w:line="240" w:lineRule="auto"/>
        <w:ind w:left="708"/>
        <w:jc w:val="both"/>
        <w:rPr>
          <w:del w:id="969" w:author="Igor Santiago" w:date="2022-06-09T01:04:00Z"/>
          <w:color w:val="000000"/>
        </w:rPr>
      </w:pPr>
      <w:ins w:id="970" w:author="Igor Santiago" w:date="2022-06-09T01:06:00Z">
        <w:r>
          <w:rPr>
            <w:noProof/>
            <w:color w:val="0070C0"/>
          </w:rPr>
          <w:drawing>
            <wp:inline distT="0" distB="0" distL="0" distR="0" wp14:anchorId="708672CC" wp14:editId="70EEE18F">
              <wp:extent cx="3023544" cy="2737590"/>
              <wp:effectExtent l="0" t="0" r="5715"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0236" cy="2743649"/>
                      </a:xfrm>
                      <a:prstGeom prst="rect">
                        <a:avLst/>
                      </a:prstGeom>
                      <a:noFill/>
                      <a:ln>
                        <a:noFill/>
                      </a:ln>
                    </pic:spPr>
                  </pic:pic>
                </a:graphicData>
              </a:graphic>
            </wp:inline>
          </w:drawing>
        </w:r>
      </w:ins>
    </w:p>
    <w:p w14:paraId="7214AF29" w14:textId="1F9DE263" w:rsidR="00341B5B" w:rsidDel="00390560" w:rsidRDefault="003E6BDD">
      <w:pPr>
        <w:widowControl/>
        <w:pBdr>
          <w:top w:val="nil"/>
          <w:left w:val="nil"/>
          <w:bottom w:val="nil"/>
          <w:right w:val="nil"/>
          <w:between w:val="nil"/>
        </w:pBdr>
        <w:spacing w:line="240" w:lineRule="auto"/>
        <w:jc w:val="both"/>
        <w:rPr>
          <w:del w:id="971" w:author="Igor Santiago" w:date="2022-06-09T01:04:00Z"/>
          <w:color w:val="000000"/>
        </w:rPr>
        <w:pPrChange w:id="972" w:author="Igor Santiago" w:date="2022-06-09T01:04:00Z">
          <w:pPr>
            <w:widowControl/>
            <w:pBdr>
              <w:top w:val="nil"/>
              <w:left w:val="nil"/>
              <w:bottom w:val="nil"/>
              <w:right w:val="nil"/>
              <w:between w:val="nil"/>
            </w:pBdr>
            <w:spacing w:line="240" w:lineRule="auto"/>
            <w:ind w:left="708"/>
            <w:jc w:val="both"/>
          </w:pPr>
        </w:pPrChange>
      </w:pPr>
      <w:del w:id="973" w:author="Igor Santiago" w:date="2022-06-09T01:04:00Z">
        <w:r w:rsidDel="00390560">
          <w:rPr>
            <w:color w:val="000000"/>
          </w:rPr>
          <w:delText>Descreve-se nas próximas seções de textos os requisitos relacionados à interface com o usuário e as interfaces com demais componentes externos, sejam estes de software ou hardware.</w:delText>
        </w:r>
      </w:del>
    </w:p>
    <w:p w14:paraId="1E90B7F3" w14:textId="0702B115" w:rsidR="00341B5B" w:rsidDel="00390560" w:rsidRDefault="00341B5B">
      <w:pPr>
        <w:widowControl/>
        <w:pBdr>
          <w:top w:val="nil"/>
          <w:left w:val="nil"/>
          <w:bottom w:val="nil"/>
          <w:right w:val="nil"/>
          <w:between w:val="nil"/>
        </w:pBdr>
        <w:spacing w:line="240" w:lineRule="auto"/>
        <w:jc w:val="both"/>
        <w:rPr>
          <w:del w:id="974" w:author="Igor Santiago" w:date="2022-06-09T01:04:00Z"/>
          <w:color w:val="000000"/>
        </w:rPr>
        <w:pPrChange w:id="975" w:author="Igor Santiago" w:date="2022-06-09T01:04:00Z">
          <w:pPr>
            <w:widowControl/>
            <w:pBdr>
              <w:top w:val="nil"/>
              <w:left w:val="nil"/>
              <w:bottom w:val="nil"/>
              <w:right w:val="nil"/>
              <w:between w:val="nil"/>
            </w:pBdr>
            <w:spacing w:line="240" w:lineRule="auto"/>
            <w:ind w:left="708"/>
            <w:jc w:val="both"/>
          </w:pPr>
        </w:pPrChange>
      </w:pPr>
    </w:p>
    <w:p w14:paraId="30EDA917" w14:textId="2FBD1FDF" w:rsidR="00341B5B" w:rsidDel="00390560" w:rsidRDefault="003E6BDD">
      <w:pPr>
        <w:widowControl/>
        <w:pBdr>
          <w:top w:val="nil"/>
          <w:left w:val="nil"/>
          <w:bottom w:val="nil"/>
          <w:right w:val="nil"/>
          <w:between w:val="nil"/>
        </w:pBdr>
        <w:spacing w:line="240" w:lineRule="auto"/>
        <w:jc w:val="both"/>
        <w:rPr>
          <w:del w:id="976" w:author="Igor Santiago" w:date="2022-06-09T01:04:00Z"/>
          <w:color w:val="FF0000"/>
        </w:rPr>
        <w:pPrChange w:id="977" w:author="Igor Santiago" w:date="2022-06-09T01:04:00Z">
          <w:pPr>
            <w:widowControl/>
            <w:pBdr>
              <w:top w:val="nil"/>
              <w:left w:val="nil"/>
              <w:bottom w:val="nil"/>
              <w:right w:val="nil"/>
              <w:between w:val="nil"/>
            </w:pBdr>
            <w:spacing w:line="240" w:lineRule="auto"/>
            <w:ind w:left="708"/>
            <w:jc w:val="both"/>
          </w:pPr>
        </w:pPrChange>
      </w:pPr>
      <w:del w:id="978" w:author="Igor Santiago" w:date="2022-06-09T01:04:00Z">
        <w:r w:rsidDel="00390560">
          <w:rPr>
            <w:color w:val="0070C0"/>
          </w:rPr>
          <w:delText xml:space="preserve">Quando as interfaces do sistema são GUIs – Graphical User Interfaces, atualmente é imprescindível apresentar os </w:delText>
        </w:r>
        <w:r w:rsidDel="00390560">
          <w:rPr>
            <w:b/>
            <w:i/>
            <w:color w:val="0070C0"/>
          </w:rPr>
          <w:delText>storyboards</w:delText>
        </w:r>
        <w:r w:rsidDel="00390560">
          <w:rPr>
            <w:color w:val="0070C0"/>
          </w:rPr>
          <w:delText xml:space="preserve"> destas interfaces para capturar os campos (entrada e saída) nelas presentes e o comportamento esperado pelo usuário para a transição entre as diversas interfaces (telas).  </w:delText>
        </w:r>
        <w:r w:rsidDel="00390560">
          <w:rPr>
            <w:color w:val="FF0000"/>
          </w:rPr>
          <w:delText xml:space="preserve">A seção 4.1 mostra como a concepção de interfaces era realizadas </w:delText>
        </w:r>
        <w:r w:rsidDel="00390560">
          <w:rPr>
            <w:b/>
            <w:color w:val="FF0000"/>
          </w:rPr>
          <w:delText>antigamente</w:delText>
        </w:r>
        <w:r w:rsidDel="00390560">
          <w:rPr>
            <w:color w:val="FF0000"/>
          </w:rPr>
          <w:delText xml:space="preserve"> em substituição ao </w:delText>
        </w:r>
        <w:r w:rsidDel="00390560">
          <w:rPr>
            <w:b/>
            <w:i/>
            <w:color w:val="FF0000"/>
          </w:rPr>
          <w:delText>storyboad</w:delText>
        </w:r>
        <w:r w:rsidDel="00390560">
          <w:rPr>
            <w:color w:val="FF0000"/>
          </w:rPr>
          <w:delText>. As seções 4.2 e 4.3 oferecem exemplos de especificações de interfaces de hardware e software, ilustrando como dever realizadas caso um projeto as demande.</w:delText>
        </w:r>
      </w:del>
    </w:p>
    <w:p w14:paraId="287C9998" w14:textId="1750290E" w:rsidR="00341B5B" w:rsidRDefault="003E6BDD" w:rsidP="00390560">
      <w:pPr>
        <w:widowControl/>
        <w:pBdr>
          <w:top w:val="nil"/>
          <w:left w:val="nil"/>
          <w:bottom w:val="nil"/>
          <w:right w:val="nil"/>
          <w:between w:val="nil"/>
        </w:pBdr>
        <w:spacing w:line="240" w:lineRule="auto"/>
        <w:jc w:val="both"/>
        <w:rPr>
          <w:ins w:id="979" w:author="Igor Santiago" w:date="2022-06-09T01:06:00Z"/>
          <w:color w:val="0070C0"/>
        </w:rPr>
      </w:pPr>
      <w:del w:id="980" w:author="Igor Santiago" w:date="2022-06-09T01:04:00Z">
        <w:r w:rsidDel="00390560">
          <w:rPr>
            <w:color w:val="0070C0"/>
          </w:rPr>
          <w:delText>.</w:delText>
        </w:r>
      </w:del>
      <w:r>
        <w:rPr>
          <w:color w:val="0070C0"/>
        </w:rPr>
        <w:t xml:space="preserve"> </w:t>
      </w:r>
      <w:ins w:id="981" w:author="Igor Santiago" w:date="2022-06-09T01:04:00Z">
        <w:r w:rsidR="00FA4964">
          <w:rPr>
            <w:color w:val="0070C0"/>
          </w:rPr>
          <w:tab/>
        </w:r>
      </w:ins>
      <w:ins w:id="982" w:author="Igor Santiago" w:date="2022-06-09T01:05:00Z">
        <w:r w:rsidR="00FA4964">
          <w:rPr>
            <w:noProof/>
            <w:color w:val="0070C0"/>
          </w:rPr>
          <w:drawing>
            <wp:inline distT="0" distB="0" distL="0" distR="0" wp14:anchorId="3315BBEC" wp14:editId="49C65EE4">
              <wp:extent cx="2739486" cy="363516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9486" cy="3635160"/>
                      </a:xfrm>
                      <a:prstGeom prst="rect">
                        <a:avLst/>
                      </a:prstGeom>
                      <a:noFill/>
                      <a:ln>
                        <a:noFill/>
                      </a:ln>
                    </pic:spPr>
                  </pic:pic>
                </a:graphicData>
              </a:graphic>
            </wp:inline>
          </w:drawing>
        </w:r>
      </w:ins>
    </w:p>
    <w:p w14:paraId="7943CC88" w14:textId="543EBC26" w:rsidR="00FA4964" w:rsidRDefault="00FA4964" w:rsidP="00390560">
      <w:pPr>
        <w:widowControl/>
        <w:pBdr>
          <w:top w:val="nil"/>
          <w:left w:val="nil"/>
          <w:bottom w:val="nil"/>
          <w:right w:val="nil"/>
          <w:between w:val="nil"/>
        </w:pBdr>
        <w:spacing w:line="240" w:lineRule="auto"/>
        <w:jc w:val="both"/>
        <w:rPr>
          <w:ins w:id="983" w:author="Igor Santiago" w:date="2022-06-09T01:06:00Z"/>
          <w:color w:val="0070C0"/>
        </w:rPr>
      </w:pPr>
    </w:p>
    <w:p w14:paraId="05C4E5E2" w14:textId="6DB3CE0A" w:rsidR="00FA4964" w:rsidRDefault="00FA4964" w:rsidP="00390560">
      <w:pPr>
        <w:widowControl/>
        <w:pBdr>
          <w:top w:val="nil"/>
          <w:left w:val="nil"/>
          <w:bottom w:val="nil"/>
          <w:right w:val="nil"/>
          <w:between w:val="nil"/>
        </w:pBdr>
        <w:spacing w:line="240" w:lineRule="auto"/>
        <w:jc w:val="both"/>
        <w:rPr>
          <w:ins w:id="984" w:author="Igor Santiago" w:date="2022-06-09T01:06:00Z"/>
          <w:color w:val="0070C0"/>
        </w:rPr>
      </w:pPr>
    </w:p>
    <w:p w14:paraId="25F445A7" w14:textId="45E7C69A" w:rsidR="00FA4964" w:rsidRDefault="00FA4964" w:rsidP="00390560">
      <w:pPr>
        <w:widowControl/>
        <w:pBdr>
          <w:top w:val="nil"/>
          <w:left w:val="nil"/>
          <w:bottom w:val="nil"/>
          <w:right w:val="nil"/>
          <w:between w:val="nil"/>
        </w:pBdr>
        <w:spacing w:line="240" w:lineRule="auto"/>
        <w:jc w:val="both"/>
        <w:rPr>
          <w:ins w:id="985" w:author="Igor Santiago" w:date="2022-06-09T01:07:00Z"/>
          <w:color w:val="0070C0"/>
        </w:rPr>
      </w:pPr>
      <w:ins w:id="986" w:author="Igor Santiago" w:date="2022-06-09T01:06:00Z">
        <w:r>
          <w:rPr>
            <w:noProof/>
            <w:color w:val="0070C0"/>
          </w:rPr>
          <w:lastRenderedPageBreak/>
          <w:drawing>
            <wp:inline distT="0" distB="0" distL="0" distR="0" wp14:anchorId="0CAE14E9" wp14:editId="51DD8777">
              <wp:extent cx="2348894" cy="402689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4952" cy="4071570"/>
                      </a:xfrm>
                      <a:prstGeom prst="rect">
                        <a:avLst/>
                      </a:prstGeom>
                      <a:noFill/>
                      <a:ln>
                        <a:noFill/>
                      </a:ln>
                    </pic:spPr>
                  </pic:pic>
                </a:graphicData>
              </a:graphic>
            </wp:inline>
          </w:drawing>
        </w:r>
      </w:ins>
      <w:ins w:id="987" w:author="Igor Santiago" w:date="2022-06-09T01:07:00Z">
        <w:r>
          <w:rPr>
            <w:noProof/>
            <w:color w:val="0070C0"/>
          </w:rPr>
          <w:drawing>
            <wp:inline distT="0" distB="0" distL="0" distR="0" wp14:anchorId="2870F46B" wp14:editId="1B6D29C2">
              <wp:extent cx="2530027" cy="4010454"/>
              <wp:effectExtent l="0" t="0" r="381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0370" cy="4026849"/>
                      </a:xfrm>
                      <a:prstGeom prst="rect">
                        <a:avLst/>
                      </a:prstGeom>
                      <a:noFill/>
                      <a:ln>
                        <a:noFill/>
                      </a:ln>
                    </pic:spPr>
                  </pic:pic>
                </a:graphicData>
              </a:graphic>
            </wp:inline>
          </w:drawing>
        </w:r>
      </w:ins>
    </w:p>
    <w:p w14:paraId="67BAD497" w14:textId="1E0B1372" w:rsidR="00FA4964" w:rsidRDefault="00FA4964" w:rsidP="00390560">
      <w:pPr>
        <w:widowControl/>
        <w:pBdr>
          <w:top w:val="nil"/>
          <w:left w:val="nil"/>
          <w:bottom w:val="nil"/>
          <w:right w:val="nil"/>
          <w:between w:val="nil"/>
        </w:pBdr>
        <w:spacing w:line="240" w:lineRule="auto"/>
        <w:jc w:val="both"/>
        <w:rPr>
          <w:ins w:id="988" w:author="Igor Santiago" w:date="2022-06-09T01:08:00Z"/>
          <w:color w:val="0070C0"/>
        </w:rPr>
      </w:pPr>
      <w:ins w:id="989" w:author="Igor Santiago" w:date="2022-06-09T01:08:00Z">
        <w:r>
          <w:rPr>
            <w:noProof/>
            <w:color w:val="0070C0"/>
          </w:rPr>
          <w:drawing>
            <wp:inline distT="0" distB="0" distL="0" distR="0" wp14:anchorId="75B66346" wp14:editId="63EF54C6">
              <wp:extent cx="5935345" cy="2990215"/>
              <wp:effectExtent l="0" t="0" r="825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2990215"/>
                      </a:xfrm>
                      <a:prstGeom prst="rect">
                        <a:avLst/>
                      </a:prstGeom>
                      <a:noFill/>
                      <a:ln>
                        <a:noFill/>
                      </a:ln>
                    </pic:spPr>
                  </pic:pic>
                </a:graphicData>
              </a:graphic>
            </wp:inline>
          </w:drawing>
        </w:r>
      </w:ins>
    </w:p>
    <w:p w14:paraId="29F5CA44" w14:textId="3DDC0892" w:rsidR="00FA4964" w:rsidRDefault="00FA4964" w:rsidP="00390560">
      <w:pPr>
        <w:widowControl/>
        <w:pBdr>
          <w:top w:val="nil"/>
          <w:left w:val="nil"/>
          <w:bottom w:val="nil"/>
          <w:right w:val="nil"/>
          <w:between w:val="nil"/>
        </w:pBdr>
        <w:spacing w:line="240" w:lineRule="auto"/>
        <w:jc w:val="both"/>
        <w:rPr>
          <w:ins w:id="990" w:author="Igor Santiago" w:date="2022-06-09T01:08:00Z"/>
          <w:color w:val="0070C0"/>
        </w:rPr>
      </w:pPr>
      <w:ins w:id="991" w:author="Igor Santiago" w:date="2022-06-09T01:08:00Z">
        <w:r>
          <w:rPr>
            <w:noProof/>
            <w:color w:val="0070C0"/>
          </w:rPr>
          <w:lastRenderedPageBreak/>
          <w:drawing>
            <wp:inline distT="0" distB="0" distL="0" distR="0" wp14:anchorId="47ECBC0B" wp14:editId="3DB35E55">
              <wp:extent cx="5935345" cy="4039235"/>
              <wp:effectExtent l="0" t="0" r="825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4039235"/>
                      </a:xfrm>
                      <a:prstGeom prst="rect">
                        <a:avLst/>
                      </a:prstGeom>
                      <a:noFill/>
                      <a:ln>
                        <a:noFill/>
                      </a:ln>
                    </pic:spPr>
                  </pic:pic>
                </a:graphicData>
              </a:graphic>
            </wp:inline>
          </w:drawing>
        </w:r>
      </w:ins>
    </w:p>
    <w:p w14:paraId="3D41A1AE" w14:textId="74803DE9" w:rsidR="00FA4964" w:rsidRDefault="00FA4964">
      <w:pPr>
        <w:widowControl/>
        <w:pBdr>
          <w:top w:val="nil"/>
          <w:left w:val="nil"/>
          <w:bottom w:val="nil"/>
          <w:right w:val="nil"/>
          <w:between w:val="nil"/>
        </w:pBdr>
        <w:spacing w:line="240" w:lineRule="auto"/>
        <w:jc w:val="both"/>
        <w:rPr>
          <w:color w:val="0070C0"/>
        </w:rPr>
        <w:pPrChange w:id="992" w:author="Igor Santiago" w:date="2022-06-09T01:04:00Z">
          <w:pPr>
            <w:widowControl/>
            <w:pBdr>
              <w:top w:val="nil"/>
              <w:left w:val="nil"/>
              <w:bottom w:val="nil"/>
              <w:right w:val="nil"/>
              <w:between w:val="nil"/>
            </w:pBdr>
            <w:spacing w:line="240" w:lineRule="auto"/>
            <w:ind w:left="708"/>
            <w:jc w:val="both"/>
          </w:pPr>
        </w:pPrChange>
      </w:pPr>
      <w:ins w:id="993" w:author="Igor Santiago" w:date="2022-06-09T01:08:00Z">
        <w:r>
          <w:rPr>
            <w:noProof/>
            <w:color w:val="0070C0"/>
          </w:rPr>
          <w:lastRenderedPageBreak/>
          <w:drawing>
            <wp:inline distT="0" distB="0" distL="0" distR="0" wp14:anchorId="6A1B2A17" wp14:editId="0FED5022">
              <wp:extent cx="5935345" cy="2967355"/>
              <wp:effectExtent l="0" t="0" r="8255"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2967355"/>
                      </a:xfrm>
                      <a:prstGeom prst="rect">
                        <a:avLst/>
                      </a:prstGeom>
                      <a:noFill/>
                      <a:ln>
                        <a:noFill/>
                      </a:ln>
                    </pic:spPr>
                  </pic:pic>
                </a:graphicData>
              </a:graphic>
            </wp:inline>
          </w:drawing>
        </w:r>
        <w:r>
          <w:rPr>
            <w:noProof/>
            <w:color w:val="0070C0"/>
          </w:rPr>
          <w:drawing>
            <wp:inline distT="0" distB="0" distL="0" distR="0" wp14:anchorId="76D4181D" wp14:editId="41AE1622">
              <wp:extent cx="5941060" cy="3708400"/>
              <wp:effectExtent l="0" t="0" r="254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3708400"/>
                      </a:xfrm>
                      <a:prstGeom prst="rect">
                        <a:avLst/>
                      </a:prstGeom>
                      <a:noFill/>
                      <a:ln>
                        <a:noFill/>
                      </a:ln>
                    </pic:spPr>
                  </pic:pic>
                </a:graphicData>
              </a:graphic>
            </wp:inline>
          </w:drawing>
        </w:r>
      </w:ins>
    </w:p>
    <w:p w14:paraId="4F1D2593" w14:textId="7D3735CC" w:rsidR="00341B5B" w:rsidDel="00FA4964" w:rsidRDefault="003E6BDD">
      <w:pPr>
        <w:pStyle w:val="Ttulo2"/>
        <w:numPr>
          <w:ilvl w:val="1"/>
          <w:numId w:val="9"/>
        </w:numPr>
        <w:rPr>
          <w:del w:id="994" w:author="Igor Santiago" w:date="2022-06-09T01:05:00Z"/>
          <w:color w:val="0070C0"/>
        </w:rPr>
      </w:pPr>
      <w:bookmarkStart w:id="995" w:name="_heading=h.z337ya" w:colFirst="0" w:colLast="0"/>
      <w:bookmarkEnd w:id="995"/>
      <w:del w:id="996" w:author="Igor Santiago" w:date="2022-06-09T01:05:00Z">
        <w:r w:rsidDel="00FA4964">
          <w:rPr>
            <w:color w:val="0070C0"/>
          </w:rPr>
          <w:delText>Interfaces de Usuário (GUIs)</w:delText>
        </w:r>
      </w:del>
    </w:p>
    <w:p w14:paraId="2C374B93" w14:textId="4A17DA6E" w:rsidR="00341B5B" w:rsidDel="00FA4964" w:rsidRDefault="00341B5B">
      <w:pPr>
        <w:rPr>
          <w:del w:id="997" w:author="Igor Santiago" w:date="2022-06-09T01:05:00Z"/>
          <w:color w:val="0070C0"/>
        </w:rPr>
      </w:pPr>
    </w:p>
    <w:p w14:paraId="605B11B4" w14:textId="3E62920B" w:rsidR="00341B5B" w:rsidDel="00FA4964" w:rsidRDefault="003E6BDD">
      <w:pPr>
        <w:widowControl/>
        <w:pBdr>
          <w:top w:val="nil"/>
          <w:left w:val="nil"/>
          <w:bottom w:val="nil"/>
          <w:right w:val="nil"/>
          <w:between w:val="nil"/>
        </w:pBdr>
        <w:spacing w:line="240" w:lineRule="auto"/>
        <w:ind w:left="708"/>
        <w:jc w:val="both"/>
        <w:rPr>
          <w:del w:id="998" w:author="Igor Santiago" w:date="2022-06-09T01:05:00Z"/>
          <w:color w:val="0070C0"/>
        </w:rPr>
      </w:pPr>
      <w:del w:id="999" w:author="Igor Santiago" w:date="2022-06-09T01:05:00Z">
        <w:r w:rsidDel="00FA4964">
          <w:rPr>
            <w:color w:val="0070C0"/>
          </w:rPr>
          <w:delText>Enumera-se em uma tabela as interfaces com o usuário e os atores que a elas terão acesso. Todas as interfaces devem ser brevemente descritas.</w:delText>
        </w:r>
      </w:del>
    </w:p>
    <w:p w14:paraId="20C31549" w14:textId="66897334" w:rsidR="00341B5B" w:rsidDel="00FA4964" w:rsidRDefault="00341B5B">
      <w:pPr>
        <w:widowControl/>
        <w:pBdr>
          <w:top w:val="nil"/>
          <w:left w:val="nil"/>
          <w:bottom w:val="nil"/>
          <w:right w:val="nil"/>
          <w:between w:val="nil"/>
        </w:pBdr>
        <w:spacing w:line="240" w:lineRule="auto"/>
        <w:ind w:left="708"/>
        <w:jc w:val="both"/>
        <w:rPr>
          <w:del w:id="1000" w:author="Igor Santiago" w:date="2022-06-09T01:05:00Z"/>
          <w:color w:val="000000"/>
        </w:rPr>
      </w:pPr>
    </w:p>
    <w:p w14:paraId="771464C3" w14:textId="42158F78" w:rsidR="00341B5B" w:rsidDel="00FA4964" w:rsidRDefault="00341B5B">
      <w:pPr>
        <w:widowControl/>
        <w:pBdr>
          <w:top w:val="nil"/>
          <w:left w:val="nil"/>
          <w:bottom w:val="nil"/>
          <w:right w:val="nil"/>
          <w:between w:val="nil"/>
        </w:pBdr>
        <w:spacing w:line="240" w:lineRule="auto"/>
        <w:jc w:val="both"/>
        <w:rPr>
          <w:del w:id="1001" w:author="Igor Santiago" w:date="2022-06-09T01:05:00Z"/>
          <w:color w:val="000000"/>
        </w:rPr>
      </w:pPr>
    </w:p>
    <w:p w14:paraId="646A8579" w14:textId="502DD8EB" w:rsidR="00341B5B" w:rsidDel="00FA4964" w:rsidRDefault="00341B5B">
      <w:pPr>
        <w:widowControl/>
        <w:pBdr>
          <w:top w:val="nil"/>
          <w:left w:val="nil"/>
          <w:bottom w:val="nil"/>
          <w:right w:val="nil"/>
          <w:between w:val="nil"/>
        </w:pBdr>
        <w:spacing w:line="240" w:lineRule="auto"/>
        <w:ind w:left="708"/>
        <w:jc w:val="both"/>
        <w:rPr>
          <w:del w:id="1002" w:author="Igor Santiago" w:date="2022-06-09T01:05:00Z"/>
          <w:color w:val="000000"/>
        </w:rPr>
      </w:pPr>
    </w:p>
    <w:p w14:paraId="658F5DE1" w14:textId="1114DEFA" w:rsidR="00341B5B" w:rsidDel="00FA4964" w:rsidRDefault="003E6BDD">
      <w:pPr>
        <w:keepNext/>
        <w:widowControl/>
        <w:pBdr>
          <w:top w:val="nil"/>
          <w:left w:val="nil"/>
          <w:bottom w:val="nil"/>
          <w:right w:val="nil"/>
          <w:between w:val="nil"/>
        </w:pBdr>
        <w:spacing w:line="240" w:lineRule="auto"/>
        <w:jc w:val="center"/>
        <w:rPr>
          <w:del w:id="1003" w:author="Igor Santiago" w:date="2022-06-09T01:05:00Z"/>
          <w:b/>
          <w:color w:val="0070C0"/>
        </w:rPr>
      </w:pPr>
      <w:del w:id="1004" w:author="Igor Santiago" w:date="2022-06-09T01:05:00Z">
        <w:r w:rsidDel="00FA4964">
          <w:rPr>
            <w:b/>
            <w:color w:val="0070C0"/>
          </w:rPr>
          <w:delText>Tabela 4: Lista de Interfaces de Usuário</w:delText>
        </w:r>
      </w:del>
    </w:p>
    <w:tbl>
      <w:tblPr>
        <w:tblStyle w:val="a3"/>
        <w:tblW w:w="9360"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970"/>
        <w:gridCol w:w="1461"/>
        <w:gridCol w:w="1636"/>
        <w:gridCol w:w="2421"/>
        <w:gridCol w:w="2872"/>
      </w:tblGrid>
      <w:tr w:rsidR="00341B5B" w:rsidDel="00FA4964" w14:paraId="19AE6B63" w14:textId="6825E762">
        <w:trPr>
          <w:tblHeader/>
          <w:jc w:val="center"/>
          <w:del w:id="1005" w:author="Igor Santiago" w:date="2022-06-09T01:05:00Z"/>
        </w:trPr>
        <w:tc>
          <w:tcPr>
            <w:tcW w:w="970" w:type="dxa"/>
            <w:shd w:val="clear" w:color="auto" w:fill="003366"/>
            <w:vAlign w:val="center"/>
          </w:tcPr>
          <w:p w14:paraId="4811624B" w14:textId="60F2AF7F" w:rsidR="00341B5B" w:rsidDel="00FA4964" w:rsidRDefault="003E6BDD">
            <w:pPr>
              <w:jc w:val="center"/>
              <w:rPr>
                <w:del w:id="1006" w:author="Igor Santiago" w:date="2022-06-09T01:05:00Z"/>
                <w:b/>
                <w:color w:val="FFFFFF"/>
              </w:rPr>
            </w:pPr>
            <w:del w:id="1007" w:author="Igor Santiago" w:date="2022-06-09T01:05:00Z">
              <w:r w:rsidDel="00FA4964">
                <w:rPr>
                  <w:b/>
                  <w:color w:val="FFFFFF"/>
                </w:rPr>
                <w:delText>Número</w:delText>
              </w:r>
            </w:del>
          </w:p>
        </w:tc>
        <w:tc>
          <w:tcPr>
            <w:tcW w:w="1461" w:type="dxa"/>
            <w:shd w:val="clear" w:color="auto" w:fill="003366"/>
            <w:vAlign w:val="center"/>
          </w:tcPr>
          <w:p w14:paraId="5DF4C41E" w14:textId="0EA5ED12" w:rsidR="00341B5B" w:rsidDel="00FA4964" w:rsidRDefault="003E6BDD">
            <w:pPr>
              <w:jc w:val="center"/>
              <w:rPr>
                <w:del w:id="1008" w:author="Igor Santiago" w:date="2022-06-09T01:05:00Z"/>
                <w:b/>
              </w:rPr>
            </w:pPr>
            <w:del w:id="1009" w:author="Igor Santiago" w:date="2022-06-09T01:05:00Z">
              <w:r w:rsidDel="00FA4964">
                <w:rPr>
                  <w:b/>
                </w:rPr>
                <w:delText>Interface</w:delText>
              </w:r>
            </w:del>
          </w:p>
        </w:tc>
        <w:tc>
          <w:tcPr>
            <w:tcW w:w="1636" w:type="dxa"/>
            <w:shd w:val="clear" w:color="auto" w:fill="003366"/>
          </w:tcPr>
          <w:p w14:paraId="121489D2" w14:textId="0B5FF5C2" w:rsidR="00341B5B" w:rsidDel="00FA4964" w:rsidRDefault="003E6BDD">
            <w:pPr>
              <w:jc w:val="center"/>
              <w:rPr>
                <w:del w:id="1010" w:author="Igor Santiago" w:date="2022-06-09T01:05:00Z"/>
                <w:b/>
                <w:color w:val="FFFFFF"/>
              </w:rPr>
            </w:pPr>
            <w:del w:id="1011" w:author="Igor Santiago" w:date="2022-06-09T01:05:00Z">
              <w:r w:rsidDel="00FA4964">
                <w:rPr>
                  <w:b/>
                  <w:color w:val="FFFFFF"/>
                </w:rPr>
                <w:delText>Atores</w:delText>
              </w:r>
            </w:del>
          </w:p>
        </w:tc>
        <w:tc>
          <w:tcPr>
            <w:tcW w:w="2421" w:type="dxa"/>
            <w:shd w:val="clear" w:color="auto" w:fill="003366"/>
          </w:tcPr>
          <w:p w14:paraId="38F7E560" w14:textId="3FB45AB7" w:rsidR="00341B5B" w:rsidDel="00FA4964" w:rsidRDefault="003E6BDD">
            <w:pPr>
              <w:jc w:val="center"/>
              <w:rPr>
                <w:del w:id="1012" w:author="Igor Santiago" w:date="2022-06-09T01:05:00Z"/>
                <w:b/>
                <w:color w:val="FFFFFF"/>
              </w:rPr>
            </w:pPr>
            <w:del w:id="1013" w:author="Igor Santiago" w:date="2022-06-09T01:05:00Z">
              <w:r w:rsidDel="00FA4964">
                <w:rPr>
                  <w:b/>
                </w:rPr>
                <w:delText>Casos de Uso</w:delText>
              </w:r>
            </w:del>
          </w:p>
        </w:tc>
        <w:tc>
          <w:tcPr>
            <w:tcW w:w="2872" w:type="dxa"/>
            <w:shd w:val="clear" w:color="auto" w:fill="003366"/>
            <w:vAlign w:val="center"/>
          </w:tcPr>
          <w:p w14:paraId="19277489" w14:textId="4AB04A79" w:rsidR="00341B5B" w:rsidDel="00FA4964" w:rsidRDefault="003E6BDD">
            <w:pPr>
              <w:jc w:val="center"/>
              <w:rPr>
                <w:del w:id="1014" w:author="Igor Santiago" w:date="2022-06-09T01:05:00Z"/>
                <w:b/>
                <w:color w:val="FFFFFF"/>
              </w:rPr>
            </w:pPr>
            <w:del w:id="1015" w:author="Igor Santiago" w:date="2022-06-09T01:05:00Z">
              <w:r w:rsidDel="00FA4964">
                <w:rPr>
                  <w:b/>
                  <w:color w:val="FFFFFF"/>
                </w:rPr>
                <w:delText>Des</w:delText>
              </w:r>
              <w:r w:rsidDel="00FA4964">
                <w:rPr>
                  <w:b/>
                </w:rPr>
                <w:delText>cri</w:delText>
              </w:r>
              <w:r w:rsidDel="00FA4964">
                <w:rPr>
                  <w:b/>
                  <w:color w:val="FFFFFF"/>
                </w:rPr>
                <w:delText>ção</w:delText>
              </w:r>
            </w:del>
          </w:p>
        </w:tc>
      </w:tr>
      <w:tr w:rsidR="00341B5B" w:rsidDel="00FA4964" w14:paraId="6E1A1E6B" w14:textId="698781F7">
        <w:trPr>
          <w:cantSplit/>
          <w:jc w:val="center"/>
          <w:del w:id="1016" w:author="Igor Santiago" w:date="2022-06-09T01:05:00Z"/>
        </w:trPr>
        <w:tc>
          <w:tcPr>
            <w:tcW w:w="970" w:type="dxa"/>
            <w:vAlign w:val="center"/>
          </w:tcPr>
          <w:p w14:paraId="535A709B" w14:textId="2AB8400D" w:rsidR="00341B5B" w:rsidDel="00FA4964" w:rsidRDefault="003E6BDD">
            <w:pPr>
              <w:widowControl/>
              <w:pBdr>
                <w:top w:val="nil"/>
                <w:left w:val="nil"/>
                <w:bottom w:val="nil"/>
                <w:right w:val="nil"/>
                <w:between w:val="nil"/>
              </w:pBdr>
              <w:spacing w:before="120" w:after="120" w:line="240" w:lineRule="auto"/>
              <w:rPr>
                <w:del w:id="1017" w:author="Igor Santiago" w:date="2022-06-09T01:05:00Z"/>
                <w:color w:val="000000"/>
              </w:rPr>
            </w:pPr>
            <w:del w:id="1018" w:author="Igor Santiago" w:date="2022-06-09T01:05:00Z">
              <w:r w:rsidDel="00FA4964">
                <w:rPr>
                  <w:color w:val="000000"/>
                </w:rPr>
                <w:delText>1</w:delText>
              </w:r>
            </w:del>
          </w:p>
        </w:tc>
        <w:tc>
          <w:tcPr>
            <w:tcW w:w="1461" w:type="dxa"/>
            <w:vAlign w:val="center"/>
          </w:tcPr>
          <w:p w14:paraId="4F9EDAA0" w14:textId="73672579" w:rsidR="00341B5B" w:rsidDel="00FA4964" w:rsidRDefault="003E6BDD">
            <w:pPr>
              <w:widowControl/>
              <w:pBdr>
                <w:top w:val="nil"/>
                <w:left w:val="nil"/>
                <w:bottom w:val="nil"/>
                <w:right w:val="nil"/>
                <w:between w:val="nil"/>
              </w:pBdr>
              <w:spacing w:before="120" w:after="120" w:line="240" w:lineRule="auto"/>
              <w:rPr>
                <w:del w:id="1019" w:author="Igor Santiago" w:date="2022-06-09T01:05:00Z"/>
                <w:color w:val="0070C0"/>
              </w:rPr>
            </w:pPr>
            <w:del w:id="1020" w:author="Igor Santiago" w:date="2022-06-09T01:05:00Z">
              <w:r w:rsidDel="00FA4964">
                <w:rPr>
                  <w:color w:val="0070C0"/>
                </w:rPr>
                <w:delText>Janela Principal</w:delText>
              </w:r>
            </w:del>
          </w:p>
        </w:tc>
        <w:tc>
          <w:tcPr>
            <w:tcW w:w="1636" w:type="dxa"/>
          </w:tcPr>
          <w:p w14:paraId="1C3610AE" w14:textId="711A64E2" w:rsidR="00341B5B" w:rsidDel="00FA4964" w:rsidRDefault="003E6BDD">
            <w:pPr>
              <w:widowControl/>
              <w:pBdr>
                <w:top w:val="nil"/>
                <w:left w:val="nil"/>
                <w:bottom w:val="nil"/>
                <w:right w:val="nil"/>
                <w:between w:val="nil"/>
              </w:pBdr>
              <w:spacing w:before="120" w:after="120" w:line="240" w:lineRule="auto"/>
              <w:rPr>
                <w:del w:id="1021" w:author="Igor Santiago" w:date="2022-06-09T01:05:00Z"/>
                <w:color w:val="0070C0"/>
              </w:rPr>
            </w:pPr>
            <w:del w:id="1022" w:author="Igor Santiago" w:date="2022-06-09T01:05:00Z">
              <w:r w:rsidDel="00FA4964">
                <w:rPr>
                  <w:color w:val="0070C0"/>
                </w:rPr>
                <w:delText xml:space="preserve">Usuário comum. </w:delText>
              </w:r>
            </w:del>
          </w:p>
        </w:tc>
        <w:tc>
          <w:tcPr>
            <w:tcW w:w="2421" w:type="dxa"/>
          </w:tcPr>
          <w:p w14:paraId="612AB3E8" w14:textId="48E9E573" w:rsidR="00341B5B" w:rsidDel="00FA4964" w:rsidRDefault="003E6BDD">
            <w:pPr>
              <w:widowControl/>
              <w:pBdr>
                <w:top w:val="nil"/>
                <w:left w:val="nil"/>
                <w:bottom w:val="nil"/>
                <w:right w:val="nil"/>
                <w:between w:val="nil"/>
              </w:pBdr>
              <w:spacing w:before="120" w:after="120" w:line="240" w:lineRule="auto"/>
              <w:rPr>
                <w:del w:id="1023" w:author="Igor Santiago" w:date="2022-06-09T01:05:00Z"/>
                <w:color w:val="0070C0"/>
              </w:rPr>
            </w:pPr>
            <w:del w:id="1024" w:author="Igor Santiago" w:date="2022-06-09T01:05:00Z">
              <w:r w:rsidDel="00FA4964">
                <w:rPr>
                  <w:color w:val="0070C0"/>
                </w:rPr>
                <w:delText>Visualiza</w:delText>
              </w:r>
              <w:r w:rsidDel="00FA4964">
                <w:rPr>
                  <w:color w:val="0070C0"/>
                  <w:sz w:val="18"/>
                  <w:szCs w:val="18"/>
                </w:rPr>
                <w:delText xml:space="preserve">ção de Mapa Topográfico. </w:delText>
              </w:r>
            </w:del>
          </w:p>
        </w:tc>
        <w:tc>
          <w:tcPr>
            <w:tcW w:w="2872" w:type="dxa"/>
            <w:vAlign w:val="center"/>
          </w:tcPr>
          <w:p w14:paraId="3E44BD2C" w14:textId="374191EA" w:rsidR="00341B5B" w:rsidDel="00FA4964" w:rsidRDefault="003E6BDD">
            <w:pPr>
              <w:widowControl/>
              <w:pBdr>
                <w:top w:val="nil"/>
                <w:left w:val="nil"/>
                <w:bottom w:val="nil"/>
                <w:right w:val="nil"/>
                <w:between w:val="nil"/>
              </w:pBdr>
              <w:spacing w:before="120" w:after="120" w:line="240" w:lineRule="auto"/>
              <w:rPr>
                <w:del w:id="1025" w:author="Igor Santiago" w:date="2022-06-09T01:05:00Z"/>
                <w:color w:val="0070C0"/>
              </w:rPr>
            </w:pPr>
            <w:del w:id="1026" w:author="Igor Santiago" w:date="2022-06-09T01:05:00Z">
              <w:r w:rsidDel="00FA4964">
                <w:rPr>
                  <w:color w:val="0070C0"/>
                </w:rPr>
                <w:delText>Janela principal do sistema, onde o menu principal e os mapas topográficos serão apresentados</w:delText>
              </w:r>
            </w:del>
          </w:p>
        </w:tc>
      </w:tr>
      <w:tr w:rsidR="00341B5B" w:rsidDel="00FA4964" w14:paraId="5A41DCF2" w14:textId="0147BCE7">
        <w:trPr>
          <w:cantSplit/>
          <w:jc w:val="center"/>
          <w:del w:id="1027" w:author="Igor Santiago" w:date="2022-06-09T01:05:00Z"/>
        </w:trPr>
        <w:tc>
          <w:tcPr>
            <w:tcW w:w="970" w:type="dxa"/>
            <w:vAlign w:val="center"/>
          </w:tcPr>
          <w:p w14:paraId="7B0DDC1D" w14:textId="0BFC332F" w:rsidR="00341B5B" w:rsidDel="00FA4964" w:rsidRDefault="003E6BDD">
            <w:pPr>
              <w:widowControl/>
              <w:pBdr>
                <w:top w:val="nil"/>
                <w:left w:val="nil"/>
                <w:bottom w:val="nil"/>
                <w:right w:val="nil"/>
                <w:between w:val="nil"/>
              </w:pBdr>
              <w:spacing w:before="120" w:after="120" w:line="240" w:lineRule="auto"/>
              <w:rPr>
                <w:del w:id="1028" w:author="Igor Santiago" w:date="2022-06-09T01:05:00Z"/>
                <w:color w:val="000000"/>
              </w:rPr>
            </w:pPr>
            <w:del w:id="1029" w:author="Igor Santiago" w:date="2022-06-09T01:05:00Z">
              <w:r w:rsidDel="00FA4964">
                <w:rPr>
                  <w:color w:val="000000"/>
                </w:rPr>
                <w:delText>2</w:delText>
              </w:r>
            </w:del>
          </w:p>
        </w:tc>
        <w:tc>
          <w:tcPr>
            <w:tcW w:w="1461" w:type="dxa"/>
            <w:vAlign w:val="center"/>
          </w:tcPr>
          <w:p w14:paraId="5DC23E71" w14:textId="0649EE1D" w:rsidR="00341B5B" w:rsidDel="00FA4964" w:rsidRDefault="003E6BDD">
            <w:pPr>
              <w:widowControl/>
              <w:pBdr>
                <w:top w:val="nil"/>
                <w:left w:val="nil"/>
                <w:bottom w:val="nil"/>
                <w:right w:val="nil"/>
                <w:between w:val="nil"/>
              </w:pBdr>
              <w:spacing w:before="120" w:after="120" w:line="240" w:lineRule="auto"/>
              <w:rPr>
                <w:del w:id="1030" w:author="Igor Santiago" w:date="2022-06-09T01:05:00Z"/>
                <w:color w:val="0070C0"/>
              </w:rPr>
            </w:pPr>
            <w:del w:id="1031" w:author="Igor Santiago" w:date="2022-06-09T01:05:00Z">
              <w:r w:rsidDel="00FA4964">
                <w:rPr>
                  <w:color w:val="0070C0"/>
                </w:rPr>
                <w:delText>Janela de Cadastro de Usuários</w:delText>
              </w:r>
            </w:del>
          </w:p>
        </w:tc>
        <w:tc>
          <w:tcPr>
            <w:tcW w:w="1636" w:type="dxa"/>
          </w:tcPr>
          <w:p w14:paraId="7FE26344" w14:textId="1182FF57" w:rsidR="00341B5B" w:rsidDel="00FA4964" w:rsidRDefault="003E6BDD">
            <w:pPr>
              <w:widowControl/>
              <w:pBdr>
                <w:top w:val="nil"/>
                <w:left w:val="nil"/>
                <w:bottom w:val="nil"/>
                <w:right w:val="nil"/>
                <w:between w:val="nil"/>
              </w:pBdr>
              <w:spacing w:before="120" w:after="120" w:line="240" w:lineRule="auto"/>
              <w:rPr>
                <w:del w:id="1032" w:author="Igor Santiago" w:date="2022-06-09T01:05:00Z"/>
                <w:color w:val="0070C0"/>
              </w:rPr>
            </w:pPr>
            <w:del w:id="1033" w:author="Igor Santiago" w:date="2022-06-09T01:05:00Z">
              <w:r w:rsidDel="00FA4964">
                <w:rPr>
                  <w:color w:val="0070C0"/>
                </w:rPr>
                <w:delText>Administrador</w:delText>
              </w:r>
            </w:del>
          </w:p>
        </w:tc>
        <w:tc>
          <w:tcPr>
            <w:tcW w:w="2421" w:type="dxa"/>
          </w:tcPr>
          <w:p w14:paraId="2B072F53" w14:textId="0ADA16D1" w:rsidR="00341B5B" w:rsidDel="00FA4964" w:rsidRDefault="003E6BDD">
            <w:pPr>
              <w:widowControl/>
              <w:pBdr>
                <w:top w:val="nil"/>
                <w:left w:val="nil"/>
                <w:bottom w:val="nil"/>
                <w:right w:val="nil"/>
                <w:between w:val="nil"/>
              </w:pBdr>
              <w:spacing w:before="120" w:after="120" w:line="240" w:lineRule="auto"/>
              <w:rPr>
                <w:del w:id="1034" w:author="Igor Santiago" w:date="2022-06-09T01:05:00Z"/>
                <w:color w:val="0070C0"/>
              </w:rPr>
            </w:pPr>
            <w:del w:id="1035" w:author="Igor Santiago" w:date="2022-06-09T01:05:00Z">
              <w:r w:rsidDel="00FA4964">
                <w:rPr>
                  <w:color w:val="0070C0"/>
                </w:rPr>
                <w:delText>Gerên</w:delText>
              </w:r>
              <w:r w:rsidDel="00FA4964">
                <w:rPr>
                  <w:color w:val="0070C0"/>
                  <w:sz w:val="18"/>
                  <w:szCs w:val="18"/>
                </w:rPr>
                <w:delText>cia de Usuários</w:delText>
              </w:r>
            </w:del>
          </w:p>
        </w:tc>
        <w:tc>
          <w:tcPr>
            <w:tcW w:w="2872" w:type="dxa"/>
            <w:vAlign w:val="center"/>
          </w:tcPr>
          <w:p w14:paraId="4DAF544D" w14:textId="75094FCF" w:rsidR="00341B5B" w:rsidDel="00FA4964" w:rsidRDefault="003E6BDD">
            <w:pPr>
              <w:widowControl/>
              <w:pBdr>
                <w:top w:val="nil"/>
                <w:left w:val="nil"/>
                <w:bottom w:val="nil"/>
                <w:right w:val="nil"/>
                <w:between w:val="nil"/>
              </w:pBdr>
              <w:spacing w:before="120" w:after="120" w:line="240" w:lineRule="auto"/>
              <w:rPr>
                <w:del w:id="1036" w:author="Igor Santiago" w:date="2022-06-09T01:05:00Z"/>
                <w:color w:val="0070C0"/>
              </w:rPr>
            </w:pPr>
            <w:del w:id="1037" w:author="Igor Santiago" w:date="2022-06-09T01:05:00Z">
              <w:r w:rsidDel="00FA4964">
                <w:rPr>
                  <w:color w:val="0070C0"/>
                </w:rPr>
                <w:delText>Usuário sem privilégios de escrita, pode somente recuperar mapas e documentos no sistema</w:delText>
              </w:r>
            </w:del>
          </w:p>
        </w:tc>
      </w:tr>
      <w:tr w:rsidR="00341B5B" w:rsidDel="00FA4964" w14:paraId="00EAD53E" w14:textId="521C2CDB">
        <w:trPr>
          <w:cantSplit/>
          <w:jc w:val="center"/>
          <w:del w:id="1038" w:author="Igor Santiago" w:date="2022-06-09T01:05:00Z"/>
        </w:trPr>
        <w:tc>
          <w:tcPr>
            <w:tcW w:w="970" w:type="dxa"/>
            <w:vAlign w:val="center"/>
          </w:tcPr>
          <w:p w14:paraId="2BC61AFD" w14:textId="3AA5120F" w:rsidR="00341B5B" w:rsidDel="00FA4964" w:rsidRDefault="003E6BDD">
            <w:pPr>
              <w:widowControl/>
              <w:pBdr>
                <w:top w:val="nil"/>
                <w:left w:val="nil"/>
                <w:bottom w:val="nil"/>
                <w:right w:val="nil"/>
                <w:between w:val="nil"/>
              </w:pBdr>
              <w:spacing w:before="120" w:after="120" w:line="240" w:lineRule="auto"/>
              <w:rPr>
                <w:del w:id="1039" w:author="Igor Santiago" w:date="2022-06-09T01:05:00Z"/>
                <w:color w:val="000000"/>
              </w:rPr>
            </w:pPr>
            <w:del w:id="1040" w:author="Igor Santiago" w:date="2022-06-09T01:05:00Z">
              <w:r w:rsidDel="00FA4964">
                <w:rPr>
                  <w:color w:val="000000"/>
                </w:rPr>
                <w:delText>3</w:delText>
              </w:r>
            </w:del>
          </w:p>
        </w:tc>
        <w:tc>
          <w:tcPr>
            <w:tcW w:w="1461" w:type="dxa"/>
            <w:vAlign w:val="center"/>
          </w:tcPr>
          <w:p w14:paraId="6A06250A" w14:textId="69B28F21" w:rsidR="00341B5B" w:rsidDel="00FA4964" w:rsidRDefault="00341B5B">
            <w:pPr>
              <w:widowControl/>
              <w:pBdr>
                <w:top w:val="nil"/>
                <w:left w:val="nil"/>
                <w:bottom w:val="nil"/>
                <w:right w:val="nil"/>
                <w:between w:val="nil"/>
              </w:pBdr>
              <w:spacing w:before="120" w:after="120" w:line="240" w:lineRule="auto"/>
              <w:rPr>
                <w:del w:id="1041" w:author="Igor Santiago" w:date="2022-06-09T01:05:00Z"/>
                <w:color w:val="0070C0"/>
              </w:rPr>
            </w:pPr>
          </w:p>
        </w:tc>
        <w:tc>
          <w:tcPr>
            <w:tcW w:w="1636" w:type="dxa"/>
          </w:tcPr>
          <w:p w14:paraId="08C7D544" w14:textId="0229E259" w:rsidR="00341B5B" w:rsidDel="00FA4964" w:rsidRDefault="00341B5B">
            <w:pPr>
              <w:widowControl/>
              <w:pBdr>
                <w:top w:val="nil"/>
                <w:left w:val="nil"/>
                <w:bottom w:val="nil"/>
                <w:right w:val="nil"/>
                <w:between w:val="nil"/>
              </w:pBdr>
              <w:spacing w:before="120" w:after="120" w:line="240" w:lineRule="auto"/>
              <w:rPr>
                <w:del w:id="1042" w:author="Igor Santiago" w:date="2022-06-09T01:05:00Z"/>
                <w:color w:val="0070C0"/>
              </w:rPr>
            </w:pPr>
          </w:p>
        </w:tc>
        <w:tc>
          <w:tcPr>
            <w:tcW w:w="2421" w:type="dxa"/>
          </w:tcPr>
          <w:p w14:paraId="754D4301" w14:textId="1BDD1F64" w:rsidR="00341B5B" w:rsidDel="00FA4964" w:rsidRDefault="00341B5B">
            <w:pPr>
              <w:widowControl/>
              <w:pBdr>
                <w:top w:val="nil"/>
                <w:left w:val="nil"/>
                <w:bottom w:val="nil"/>
                <w:right w:val="nil"/>
                <w:between w:val="nil"/>
              </w:pBdr>
              <w:spacing w:before="120" w:after="120" w:line="240" w:lineRule="auto"/>
              <w:rPr>
                <w:del w:id="1043" w:author="Igor Santiago" w:date="2022-06-09T01:05:00Z"/>
                <w:color w:val="0070C0"/>
              </w:rPr>
            </w:pPr>
          </w:p>
        </w:tc>
        <w:tc>
          <w:tcPr>
            <w:tcW w:w="2872" w:type="dxa"/>
            <w:vAlign w:val="center"/>
          </w:tcPr>
          <w:p w14:paraId="30106B22" w14:textId="0D09F582" w:rsidR="00341B5B" w:rsidDel="00FA4964" w:rsidRDefault="00341B5B">
            <w:pPr>
              <w:widowControl/>
              <w:pBdr>
                <w:top w:val="nil"/>
                <w:left w:val="nil"/>
                <w:bottom w:val="nil"/>
                <w:right w:val="nil"/>
                <w:between w:val="nil"/>
              </w:pBdr>
              <w:spacing w:before="120" w:after="120" w:line="240" w:lineRule="auto"/>
              <w:rPr>
                <w:del w:id="1044" w:author="Igor Santiago" w:date="2022-06-09T01:05:00Z"/>
                <w:color w:val="0070C0"/>
              </w:rPr>
            </w:pPr>
          </w:p>
        </w:tc>
      </w:tr>
    </w:tbl>
    <w:p w14:paraId="4C034F7D" w14:textId="1DF1A2FB" w:rsidR="00341B5B" w:rsidDel="00FA4964" w:rsidRDefault="00341B5B">
      <w:pPr>
        <w:widowControl/>
        <w:pBdr>
          <w:top w:val="nil"/>
          <w:left w:val="nil"/>
          <w:bottom w:val="nil"/>
          <w:right w:val="nil"/>
          <w:between w:val="nil"/>
        </w:pBdr>
        <w:spacing w:line="240" w:lineRule="auto"/>
        <w:jc w:val="both"/>
        <w:rPr>
          <w:del w:id="1045" w:author="Igor Santiago" w:date="2022-06-09T01:05:00Z"/>
          <w:color w:val="000000"/>
        </w:rPr>
      </w:pPr>
    </w:p>
    <w:p w14:paraId="360D4F72" w14:textId="3A06E269" w:rsidR="00341B5B" w:rsidDel="00FA4964" w:rsidRDefault="003E6BDD">
      <w:pPr>
        <w:widowControl/>
        <w:pBdr>
          <w:top w:val="nil"/>
          <w:left w:val="nil"/>
          <w:bottom w:val="nil"/>
          <w:right w:val="nil"/>
          <w:between w:val="nil"/>
        </w:pBdr>
        <w:spacing w:line="240" w:lineRule="auto"/>
        <w:ind w:left="708"/>
        <w:jc w:val="both"/>
        <w:rPr>
          <w:del w:id="1046" w:author="Igor Santiago" w:date="2022-06-09T01:05:00Z"/>
          <w:color w:val="000000"/>
        </w:rPr>
      </w:pPr>
      <w:del w:id="1047" w:author="Igor Santiago" w:date="2022-06-09T01:05:00Z">
        <w:r w:rsidDel="00FA4964">
          <w:rPr>
            <w:color w:val="000000"/>
          </w:rPr>
          <w:delText>Descreve-se então os detalhes de layout das interfaces com o usuário do sistema.</w:delText>
        </w:r>
      </w:del>
    </w:p>
    <w:p w14:paraId="37AD8FF9" w14:textId="3528B4A1" w:rsidR="00341B5B" w:rsidDel="00FA4964" w:rsidRDefault="00341B5B">
      <w:pPr>
        <w:widowControl/>
        <w:pBdr>
          <w:top w:val="nil"/>
          <w:left w:val="nil"/>
          <w:bottom w:val="nil"/>
          <w:right w:val="nil"/>
          <w:between w:val="nil"/>
        </w:pBdr>
        <w:spacing w:line="240" w:lineRule="auto"/>
        <w:ind w:left="708"/>
        <w:jc w:val="both"/>
        <w:rPr>
          <w:del w:id="1048" w:author="Igor Santiago" w:date="2022-06-09T01:05:00Z"/>
          <w:b/>
          <w:color w:val="000000"/>
        </w:rPr>
      </w:pPr>
    </w:p>
    <w:p w14:paraId="187908D8" w14:textId="52A4F82B" w:rsidR="00341B5B" w:rsidDel="00FA4964" w:rsidRDefault="003E6BDD">
      <w:pPr>
        <w:widowControl/>
        <w:pBdr>
          <w:top w:val="nil"/>
          <w:left w:val="nil"/>
          <w:bottom w:val="nil"/>
          <w:right w:val="nil"/>
          <w:between w:val="nil"/>
        </w:pBdr>
        <w:spacing w:line="240" w:lineRule="auto"/>
        <w:ind w:left="708"/>
        <w:jc w:val="both"/>
        <w:rPr>
          <w:del w:id="1049" w:author="Igor Santiago" w:date="2022-06-09T01:05:00Z"/>
          <w:color w:val="0070C0"/>
        </w:rPr>
      </w:pPr>
      <w:del w:id="1050" w:author="Igor Santiago" w:date="2022-06-09T01:05:00Z">
        <w:r w:rsidDel="00FA4964">
          <w:rPr>
            <w:color w:val="0070C0"/>
          </w:rPr>
          <w:delText>Para cada interface com o usuário (tela, janela ou caixa de diálogo) é necessário descrever os campos nelas presentes e os comandos de acesso, por exemplo, clique com mouse, botões na barra de ferramentas e/ou teclas de atalhos.</w:delText>
        </w:r>
      </w:del>
    </w:p>
    <w:p w14:paraId="76550196" w14:textId="1DD1682F" w:rsidR="00341B5B" w:rsidDel="00FA4964" w:rsidRDefault="00341B5B">
      <w:pPr>
        <w:widowControl/>
        <w:pBdr>
          <w:top w:val="nil"/>
          <w:left w:val="nil"/>
          <w:bottom w:val="nil"/>
          <w:right w:val="nil"/>
          <w:between w:val="nil"/>
        </w:pBdr>
        <w:spacing w:line="240" w:lineRule="auto"/>
        <w:ind w:left="708"/>
        <w:jc w:val="both"/>
        <w:rPr>
          <w:del w:id="1051" w:author="Igor Santiago" w:date="2022-06-09T01:05:00Z"/>
          <w:color w:val="0070C0"/>
        </w:rPr>
      </w:pPr>
    </w:p>
    <w:p w14:paraId="362ABD65" w14:textId="7C07D1A1" w:rsidR="00341B5B" w:rsidDel="00FA4964" w:rsidRDefault="003E6BDD">
      <w:pPr>
        <w:pStyle w:val="Ttulo3"/>
        <w:numPr>
          <w:ilvl w:val="2"/>
          <w:numId w:val="9"/>
        </w:numPr>
        <w:rPr>
          <w:del w:id="1052" w:author="Igor Santiago" w:date="2022-06-09T01:05:00Z"/>
          <w:color w:val="0070C0"/>
        </w:rPr>
      </w:pPr>
      <w:bookmarkStart w:id="1053" w:name="_heading=h.3j2qqm3" w:colFirst="0" w:colLast="0"/>
      <w:bookmarkEnd w:id="1053"/>
      <w:del w:id="1054" w:author="Igor Santiago" w:date="2022-06-09T01:05:00Z">
        <w:r w:rsidDel="00FA4964">
          <w:rPr>
            <w:color w:val="0070C0"/>
          </w:rPr>
          <w:delText>Janela Principal</w:delText>
        </w:r>
      </w:del>
    </w:p>
    <w:p w14:paraId="20B0A6BB" w14:textId="129FFC5C" w:rsidR="00341B5B" w:rsidDel="00FA4964" w:rsidRDefault="003E6BDD">
      <w:pPr>
        <w:pStyle w:val="Ttulo4"/>
        <w:numPr>
          <w:ilvl w:val="3"/>
          <w:numId w:val="9"/>
        </w:numPr>
        <w:rPr>
          <w:del w:id="1055" w:author="Igor Santiago" w:date="2022-06-09T01:05:00Z"/>
          <w:color w:val="0070C0"/>
        </w:rPr>
      </w:pPr>
      <w:del w:id="1056" w:author="Igor Santiago" w:date="2022-06-09T01:05:00Z">
        <w:r w:rsidDel="00FA4964">
          <w:rPr>
            <w:color w:val="0070C0"/>
          </w:rPr>
          <w:delText>Layout</w:delText>
        </w:r>
      </w:del>
    </w:p>
    <w:p w14:paraId="33F92203" w14:textId="06F69E73" w:rsidR="00341B5B" w:rsidDel="00FA4964" w:rsidRDefault="003E6BDD">
      <w:pPr>
        <w:widowControl/>
        <w:pBdr>
          <w:top w:val="nil"/>
          <w:left w:val="nil"/>
          <w:bottom w:val="nil"/>
          <w:right w:val="nil"/>
          <w:between w:val="nil"/>
        </w:pBdr>
        <w:spacing w:line="240" w:lineRule="auto"/>
        <w:ind w:left="708"/>
        <w:jc w:val="both"/>
        <w:rPr>
          <w:del w:id="1057" w:author="Igor Santiago" w:date="2022-06-09T01:05:00Z"/>
          <w:color w:val="0070C0"/>
        </w:rPr>
      </w:pPr>
      <w:del w:id="1058" w:author="Igor Santiago" w:date="2022-06-09T01:05:00Z">
        <w:r w:rsidDel="00FA4964">
          <w:rPr>
            <w:color w:val="0070C0"/>
          </w:rPr>
          <w:delText>O software deverá executar a partir de uma janela do Windows apresentando na área central o mapa topográfico do terreno em questão. Haverá uma barra de ferramentas contendo as funções onde o usuário poderá invocar.</w:delText>
        </w:r>
      </w:del>
    </w:p>
    <w:p w14:paraId="779A8AE7" w14:textId="3E294645" w:rsidR="00341B5B" w:rsidDel="00FA4964" w:rsidRDefault="00341B5B">
      <w:pPr>
        <w:rPr>
          <w:del w:id="1059" w:author="Igor Santiago" w:date="2022-06-09T01:05:00Z"/>
        </w:rPr>
      </w:pPr>
    </w:p>
    <w:p w14:paraId="7ECFBA7F" w14:textId="61B5BFC6" w:rsidR="00341B5B" w:rsidDel="00FA4964" w:rsidRDefault="003E6BDD">
      <w:pPr>
        <w:pStyle w:val="Ttulo4"/>
        <w:numPr>
          <w:ilvl w:val="3"/>
          <w:numId w:val="9"/>
        </w:numPr>
        <w:rPr>
          <w:del w:id="1060" w:author="Igor Santiago" w:date="2022-06-09T01:05:00Z"/>
          <w:color w:val="0070C0"/>
        </w:rPr>
      </w:pPr>
      <w:del w:id="1061" w:author="Igor Santiago" w:date="2022-06-09T01:05:00Z">
        <w:r w:rsidDel="00FA4964">
          <w:rPr>
            <w:color w:val="0070C0"/>
          </w:rPr>
          <w:delText>Relacionamento com outras interfaces</w:delText>
        </w:r>
      </w:del>
    </w:p>
    <w:p w14:paraId="0232A0A3" w14:textId="3457CDF7" w:rsidR="00341B5B" w:rsidDel="00FA4964" w:rsidRDefault="003E6BDD">
      <w:pPr>
        <w:widowControl/>
        <w:pBdr>
          <w:top w:val="nil"/>
          <w:left w:val="nil"/>
          <w:bottom w:val="nil"/>
          <w:right w:val="nil"/>
          <w:between w:val="nil"/>
        </w:pBdr>
        <w:spacing w:line="240" w:lineRule="auto"/>
        <w:ind w:left="708"/>
        <w:jc w:val="both"/>
        <w:rPr>
          <w:del w:id="1062" w:author="Igor Santiago" w:date="2022-06-09T01:05:00Z"/>
          <w:color w:val="0070C0"/>
        </w:rPr>
      </w:pPr>
      <w:del w:id="1063" w:author="Igor Santiago" w:date="2022-06-09T01:05:00Z">
        <w:r w:rsidDel="00FA4964">
          <w:rPr>
            <w:color w:val="0070C0"/>
          </w:rPr>
          <w:delText>Da interface principal será possível visualizar a interface de cadastro de equipamentos, a interface do painel de controle, a interface do inspetor de objetos e a interface de atualização de mapas topográficos.</w:delText>
        </w:r>
      </w:del>
    </w:p>
    <w:p w14:paraId="6B49427D" w14:textId="278558E5" w:rsidR="00341B5B" w:rsidDel="00FA4964" w:rsidRDefault="00341B5B">
      <w:pPr>
        <w:rPr>
          <w:del w:id="1064" w:author="Igor Santiago" w:date="2022-06-09T01:05:00Z"/>
        </w:rPr>
      </w:pPr>
    </w:p>
    <w:p w14:paraId="748894DE" w14:textId="19E4221F" w:rsidR="00341B5B" w:rsidDel="00FA4964" w:rsidRDefault="003E6BDD">
      <w:pPr>
        <w:pStyle w:val="Ttulo4"/>
        <w:numPr>
          <w:ilvl w:val="3"/>
          <w:numId w:val="9"/>
        </w:numPr>
        <w:rPr>
          <w:del w:id="1065" w:author="Igor Santiago" w:date="2022-06-09T01:05:00Z"/>
          <w:color w:val="0070C0"/>
        </w:rPr>
      </w:pPr>
      <w:del w:id="1066" w:author="Igor Santiago" w:date="2022-06-09T01:05:00Z">
        <w:r w:rsidDel="00FA4964">
          <w:rPr>
            <w:color w:val="0070C0"/>
          </w:rPr>
          <w:delText>Campos</w:delText>
        </w:r>
      </w:del>
    </w:p>
    <w:p w14:paraId="36C4094D" w14:textId="0CFE6C46" w:rsidR="00341B5B" w:rsidDel="00FA4964" w:rsidRDefault="003E6BDD">
      <w:pPr>
        <w:widowControl/>
        <w:pBdr>
          <w:top w:val="nil"/>
          <w:left w:val="nil"/>
          <w:bottom w:val="nil"/>
          <w:right w:val="nil"/>
          <w:between w:val="nil"/>
        </w:pBdr>
        <w:spacing w:line="240" w:lineRule="auto"/>
        <w:ind w:left="708"/>
        <w:jc w:val="both"/>
        <w:rPr>
          <w:del w:id="1067" w:author="Igor Santiago" w:date="2022-06-09T01:05:00Z"/>
          <w:color w:val="0070C0"/>
        </w:rPr>
      </w:pPr>
      <w:del w:id="1068" w:author="Igor Santiago" w:date="2022-06-09T01:05:00Z">
        <w:r w:rsidDel="00FA4964">
          <w:rPr>
            <w:color w:val="0070C0"/>
          </w:rPr>
          <w:delText>Serão apresentados os seguintes campos:</w:delText>
        </w:r>
      </w:del>
    </w:p>
    <w:p w14:paraId="19A5A42B" w14:textId="178C614B" w:rsidR="00341B5B" w:rsidDel="00FA4964" w:rsidRDefault="00341B5B">
      <w:pPr>
        <w:rPr>
          <w:del w:id="1069" w:author="Igor Santiago" w:date="2022-06-09T01:05:00Z"/>
          <w:color w:val="0070C0"/>
        </w:rPr>
      </w:pPr>
    </w:p>
    <w:p w14:paraId="0297CD42" w14:textId="03F339FB" w:rsidR="00341B5B" w:rsidDel="00FA4964" w:rsidRDefault="003E6BDD">
      <w:pPr>
        <w:widowControl/>
        <w:numPr>
          <w:ilvl w:val="0"/>
          <w:numId w:val="6"/>
        </w:numPr>
        <w:pBdr>
          <w:top w:val="nil"/>
          <w:left w:val="nil"/>
          <w:bottom w:val="nil"/>
          <w:right w:val="nil"/>
          <w:between w:val="nil"/>
        </w:pBdr>
        <w:spacing w:after="180" w:line="240" w:lineRule="auto"/>
        <w:rPr>
          <w:del w:id="1070" w:author="Igor Santiago" w:date="2022-06-09T01:05:00Z"/>
          <w:color w:val="0070C0"/>
        </w:rPr>
      </w:pPr>
      <w:del w:id="1071" w:author="Igor Santiago" w:date="2022-06-09T01:05:00Z">
        <w:r w:rsidDel="00FA4964">
          <w:rPr>
            <w:color w:val="0070C0"/>
          </w:rPr>
          <w:delText>Barra de ferramentas:</w:delText>
        </w:r>
      </w:del>
    </w:p>
    <w:p w14:paraId="14AA02F8" w14:textId="276DE9A7" w:rsidR="00341B5B" w:rsidDel="00FA4964" w:rsidRDefault="003E6BDD">
      <w:pPr>
        <w:widowControl/>
        <w:numPr>
          <w:ilvl w:val="1"/>
          <w:numId w:val="4"/>
        </w:numPr>
        <w:pBdr>
          <w:top w:val="nil"/>
          <w:left w:val="nil"/>
          <w:bottom w:val="nil"/>
          <w:right w:val="nil"/>
          <w:between w:val="nil"/>
        </w:pBdr>
        <w:tabs>
          <w:tab w:val="left" w:pos="2268"/>
        </w:tabs>
        <w:spacing w:line="240" w:lineRule="auto"/>
        <w:rPr>
          <w:del w:id="1072" w:author="Igor Santiago" w:date="2022-06-09T01:05:00Z"/>
          <w:color w:val="0070C0"/>
        </w:rPr>
      </w:pPr>
      <w:del w:id="1073" w:author="Igor Santiago" w:date="2022-06-09T01:05:00Z">
        <w:r w:rsidDel="00FA4964">
          <w:rPr>
            <w:color w:val="0070C0"/>
          </w:rPr>
          <w:delText>Atualização de terreno – contém lista de mapas topográficos;</w:delText>
        </w:r>
      </w:del>
    </w:p>
    <w:p w14:paraId="59409B18" w14:textId="0696735F" w:rsidR="00341B5B" w:rsidDel="00FA4964" w:rsidRDefault="003E6BDD">
      <w:pPr>
        <w:widowControl/>
        <w:numPr>
          <w:ilvl w:val="1"/>
          <w:numId w:val="4"/>
        </w:numPr>
        <w:pBdr>
          <w:top w:val="nil"/>
          <w:left w:val="nil"/>
          <w:bottom w:val="nil"/>
          <w:right w:val="nil"/>
          <w:between w:val="nil"/>
        </w:pBdr>
        <w:tabs>
          <w:tab w:val="left" w:pos="2268"/>
        </w:tabs>
        <w:spacing w:line="240" w:lineRule="auto"/>
        <w:rPr>
          <w:del w:id="1074" w:author="Igor Santiago" w:date="2022-06-09T01:05:00Z"/>
          <w:color w:val="0070C0"/>
        </w:rPr>
      </w:pPr>
      <w:del w:id="1075" w:author="Igor Santiago" w:date="2022-06-09T01:05:00Z">
        <w:r w:rsidDel="00FA4964">
          <w:rPr>
            <w:color w:val="0070C0"/>
          </w:rPr>
          <w:delText>Barra de status – ativa/desativa a exibição da barra de status;</w:delText>
        </w:r>
      </w:del>
    </w:p>
    <w:p w14:paraId="1E8ABEA3" w14:textId="7E74657A" w:rsidR="00341B5B" w:rsidDel="00FA4964" w:rsidRDefault="003E6BDD">
      <w:pPr>
        <w:widowControl/>
        <w:numPr>
          <w:ilvl w:val="1"/>
          <w:numId w:val="4"/>
        </w:numPr>
        <w:pBdr>
          <w:top w:val="nil"/>
          <w:left w:val="nil"/>
          <w:bottom w:val="nil"/>
          <w:right w:val="nil"/>
          <w:between w:val="nil"/>
        </w:pBdr>
        <w:tabs>
          <w:tab w:val="left" w:pos="2268"/>
        </w:tabs>
        <w:spacing w:line="240" w:lineRule="auto"/>
        <w:rPr>
          <w:del w:id="1076" w:author="Igor Santiago" w:date="2022-06-09T01:05:00Z"/>
          <w:color w:val="0070C0"/>
        </w:rPr>
      </w:pPr>
      <w:del w:id="1077" w:author="Igor Santiago" w:date="2022-06-09T01:05:00Z">
        <w:r w:rsidDel="00FA4964">
          <w:rPr>
            <w:color w:val="0070C0"/>
          </w:rPr>
          <w:delText>Painel de Controle – exibe/oculta a janela com a listagem de equipamentos;</w:delText>
        </w:r>
      </w:del>
    </w:p>
    <w:p w14:paraId="4BC041AA" w14:textId="2C64A3F7" w:rsidR="00341B5B" w:rsidDel="00FA4964" w:rsidRDefault="003E6BDD">
      <w:pPr>
        <w:widowControl/>
        <w:numPr>
          <w:ilvl w:val="1"/>
          <w:numId w:val="4"/>
        </w:numPr>
        <w:pBdr>
          <w:top w:val="nil"/>
          <w:left w:val="nil"/>
          <w:bottom w:val="nil"/>
          <w:right w:val="nil"/>
          <w:between w:val="nil"/>
        </w:pBdr>
        <w:tabs>
          <w:tab w:val="left" w:pos="2268"/>
        </w:tabs>
        <w:spacing w:line="240" w:lineRule="auto"/>
        <w:rPr>
          <w:del w:id="1078" w:author="Igor Santiago" w:date="2022-06-09T01:05:00Z"/>
          <w:color w:val="0070C0"/>
        </w:rPr>
      </w:pPr>
      <w:del w:id="1079" w:author="Igor Santiago" w:date="2022-06-09T01:05:00Z">
        <w:r w:rsidDel="00FA4964">
          <w:rPr>
            <w:color w:val="0070C0"/>
          </w:rPr>
          <w:delText>Inspetor de Objetos – exibe/oculta a janela do inspetor de objetos;</w:delText>
        </w:r>
      </w:del>
    </w:p>
    <w:p w14:paraId="29A3F76B" w14:textId="2BF2F82C" w:rsidR="00341B5B" w:rsidDel="00FA4964" w:rsidRDefault="00341B5B">
      <w:pPr>
        <w:widowControl/>
        <w:pBdr>
          <w:top w:val="nil"/>
          <w:left w:val="nil"/>
          <w:bottom w:val="nil"/>
          <w:right w:val="nil"/>
          <w:between w:val="nil"/>
        </w:pBdr>
        <w:tabs>
          <w:tab w:val="left" w:pos="2268"/>
        </w:tabs>
        <w:spacing w:line="240" w:lineRule="auto"/>
        <w:ind w:left="2268" w:hanging="567"/>
        <w:rPr>
          <w:del w:id="1080" w:author="Igor Santiago" w:date="2022-06-09T01:05:00Z"/>
          <w:color w:val="0070C0"/>
        </w:rPr>
      </w:pPr>
    </w:p>
    <w:p w14:paraId="1257837D" w14:textId="3E8EB8F2" w:rsidR="00341B5B" w:rsidDel="00FA4964" w:rsidRDefault="003E6BDD">
      <w:pPr>
        <w:widowControl/>
        <w:numPr>
          <w:ilvl w:val="0"/>
          <w:numId w:val="6"/>
        </w:numPr>
        <w:pBdr>
          <w:top w:val="nil"/>
          <w:left w:val="nil"/>
          <w:bottom w:val="nil"/>
          <w:right w:val="nil"/>
          <w:between w:val="nil"/>
        </w:pBdr>
        <w:spacing w:after="180" w:line="240" w:lineRule="auto"/>
        <w:rPr>
          <w:del w:id="1081" w:author="Igor Santiago" w:date="2022-06-09T01:05:00Z"/>
          <w:color w:val="0070C0"/>
        </w:rPr>
      </w:pPr>
      <w:del w:id="1082" w:author="Igor Santiago" w:date="2022-06-09T01:05:00Z">
        <w:r w:rsidDel="00FA4964">
          <w:rPr>
            <w:color w:val="0070C0"/>
          </w:rPr>
          <w:delText>Área de desenho: região da tela onde é exibido o mapa topografico do terreno;</w:delText>
        </w:r>
      </w:del>
    </w:p>
    <w:p w14:paraId="425C0E0E" w14:textId="6E582AA0" w:rsidR="00341B5B" w:rsidDel="00FA4964" w:rsidRDefault="003E6BDD">
      <w:pPr>
        <w:widowControl/>
        <w:numPr>
          <w:ilvl w:val="0"/>
          <w:numId w:val="6"/>
        </w:numPr>
        <w:pBdr>
          <w:top w:val="nil"/>
          <w:left w:val="nil"/>
          <w:bottom w:val="nil"/>
          <w:right w:val="nil"/>
          <w:between w:val="nil"/>
        </w:pBdr>
        <w:spacing w:after="180" w:line="240" w:lineRule="auto"/>
        <w:rPr>
          <w:del w:id="1083" w:author="Igor Santiago" w:date="2022-06-09T01:05:00Z"/>
          <w:color w:val="0070C0"/>
        </w:rPr>
      </w:pPr>
      <w:del w:id="1084" w:author="Igor Santiago" w:date="2022-06-09T01:05:00Z">
        <w:r w:rsidDel="00FA4964">
          <w:rPr>
            <w:color w:val="0070C0"/>
          </w:rPr>
          <w:delText>Barra de Status: apresenta informações sobre a execução do programa e coordenadas de pontos indicados no terreno.</w:delText>
        </w:r>
      </w:del>
    </w:p>
    <w:p w14:paraId="6093F90A" w14:textId="47682FF7" w:rsidR="00341B5B" w:rsidDel="00FA4964" w:rsidRDefault="00341B5B">
      <w:pPr>
        <w:widowControl/>
        <w:spacing w:line="240" w:lineRule="auto"/>
        <w:rPr>
          <w:del w:id="1085" w:author="Igor Santiago" w:date="2022-06-09T01:05:00Z"/>
          <w:rFonts w:ascii="Arial" w:eastAsia="Arial" w:hAnsi="Arial" w:cs="Arial"/>
          <w:color w:val="0070C0"/>
        </w:rPr>
      </w:pPr>
    </w:p>
    <w:p w14:paraId="27C5D930" w14:textId="6E856E9B" w:rsidR="00341B5B" w:rsidDel="00FA4964" w:rsidRDefault="003E6BDD">
      <w:pPr>
        <w:pStyle w:val="Ttulo4"/>
        <w:numPr>
          <w:ilvl w:val="3"/>
          <w:numId w:val="9"/>
        </w:numPr>
        <w:rPr>
          <w:del w:id="1086" w:author="Igor Santiago" w:date="2022-06-09T01:05:00Z"/>
          <w:color w:val="0070C0"/>
        </w:rPr>
      </w:pPr>
      <w:del w:id="1087" w:author="Igor Santiago" w:date="2022-06-09T01:05:00Z">
        <w:r w:rsidDel="00FA4964">
          <w:rPr>
            <w:color w:val="0070C0"/>
          </w:rPr>
          <w:delText>Comandos</w:delText>
        </w:r>
      </w:del>
    </w:p>
    <w:p w14:paraId="6C29D722" w14:textId="322142CD" w:rsidR="00341B5B" w:rsidDel="00FA4964" w:rsidRDefault="003E6BDD">
      <w:pPr>
        <w:widowControl/>
        <w:pBdr>
          <w:top w:val="nil"/>
          <w:left w:val="nil"/>
          <w:bottom w:val="nil"/>
          <w:right w:val="nil"/>
          <w:between w:val="nil"/>
        </w:pBdr>
        <w:spacing w:line="240" w:lineRule="auto"/>
        <w:ind w:left="708"/>
        <w:jc w:val="both"/>
        <w:rPr>
          <w:del w:id="1088" w:author="Igor Santiago" w:date="2022-06-09T01:05:00Z"/>
          <w:color w:val="0070C0"/>
        </w:rPr>
      </w:pPr>
      <w:del w:id="1089" w:author="Igor Santiago" w:date="2022-06-09T01:05:00Z">
        <w:r w:rsidDel="00FA4964">
          <w:rPr>
            <w:color w:val="0070C0"/>
          </w:rPr>
          <w:delText>A Tabela  apresenta os comandos relacionados com a interface principal do software.</w:delText>
        </w:r>
      </w:del>
    </w:p>
    <w:p w14:paraId="1C2F253F" w14:textId="410C863E" w:rsidR="00341B5B" w:rsidDel="00FA4964" w:rsidRDefault="00341B5B">
      <w:pPr>
        <w:rPr>
          <w:del w:id="1090" w:author="Igor Santiago" w:date="2022-06-09T01:05:00Z"/>
        </w:rPr>
      </w:pPr>
    </w:p>
    <w:p w14:paraId="57B498F5" w14:textId="07AE468C" w:rsidR="00341B5B" w:rsidDel="00FA4964" w:rsidRDefault="003E6BDD">
      <w:pPr>
        <w:keepNext/>
        <w:widowControl/>
        <w:pBdr>
          <w:top w:val="nil"/>
          <w:left w:val="nil"/>
          <w:bottom w:val="nil"/>
          <w:right w:val="nil"/>
          <w:between w:val="nil"/>
        </w:pBdr>
        <w:spacing w:line="240" w:lineRule="auto"/>
        <w:jc w:val="center"/>
        <w:rPr>
          <w:del w:id="1091" w:author="Igor Santiago" w:date="2022-06-09T01:05:00Z"/>
          <w:b/>
          <w:color w:val="0070C0"/>
        </w:rPr>
      </w:pPr>
      <w:bookmarkStart w:id="1092" w:name="_heading=h.1y810tw" w:colFirst="0" w:colLast="0"/>
      <w:bookmarkEnd w:id="1092"/>
      <w:del w:id="1093" w:author="Igor Santiago" w:date="2022-06-09T01:05:00Z">
        <w:r w:rsidDel="00FA4964">
          <w:rPr>
            <w:b/>
            <w:color w:val="0070C0"/>
          </w:rPr>
          <w:delText>Tabela 5: Lista de Comandos – Janela Principal</w:delText>
        </w:r>
      </w:del>
    </w:p>
    <w:tbl>
      <w:tblPr>
        <w:tblStyle w:val="a4"/>
        <w:tblW w:w="8126"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2192"/>
        <w:gridCol w:w="3720"/>
        <w:gridCol w:w="2214"/>
      </w:tblGrid>
      <w:tr w:rsidR="00341B5B" w:rsidDel="00FA4964" w14:paraId="33230C56" w14:textId="1F75851A">
        <w:trPr>
          <w:tblHeader/>
          <w:jc w:val="center"/>
          <w:del w:id="1094" w:author="Igor Santiago" w:date="2022-06-09T01:05:00Z"/>
        </w:trPr>
        <w:tc>
          <w:tcPr>
            <w:tcW w:w="2193" w:type="dxa"/>
            <w:shd w:val="clear" w:color="auto" w:fill="003366"/>
            <w:vAlign w:val="center"/>
          </w:tcPr>
          <w:p w14:paraId="465CDC40" w14:textId="6122E71F" w:rsidR="00341B5B" w:rsidDel="00FA4964" w:rsidRDefault="003E6BDD">
            <w:pPr>
              <w:jc w:val="center"/>
              <w:rPr>
                <w:del w:id="1095" w:author="Igor Santiago" w:date="2022-06-09T01:05:00Z"/>
                <w:b/>
                <w:color w:val="FFFFFF"/>
              </w:rPr>
            </w:pPr>
            <w:del w:id="1096" w:author="Igor Santiago" w:date="2022-06-09T01:05:00Z">
              <w:r w:rsidDel="00FA4964">
                <w:rPr>
                  <w:b/>
                  <w:color w:val="FFFFFF"/>
                </w:rPr>
                <w:delText>Nome</w:delText>
              </w:r>
            </w:del>
          </w:p>
        </w:tc>
        <w:tc>
          <w:tcPr>
            <w:tcW w:w="3720" w:type="dxa"/>
            <w:shd w:val="clear" w:color="auto" w:fill="003366"/>
            <w:vAlign w:val="center"/>
          </w:tcPr>
          <w:p w14:paraId="737A56A4" w14:textId="6C0CEF8B" w:rsidR="00341B5B" w:rsidDel="00FA4964" w:rsidRDefault="003E6BDD">
            <w:pPr>
              <w:jc w:val="center"/>
              <w:rPr>
                <w:del w:id="1097" w:author="Igor Santiago" w:date="2022-06-09T01:05:00Z"/>
                <w:b/>
                <w:color w:val="FFFFFF"/>
              </w:rPr>
            </w:pPr>
            <w:del w:id="1098" w:author="Igor Santiago" w:date="2022-06-09T01:05:00Z">
              <w:r w:rsidDel="00FA4964">
                <w:rPr>
                  <w:b/>
                  <w:color w:val="FFFFFF"/>
                </w:rPr>
                <w:delText>Ação</w:delText>
              </w:r>
            </w:del>
          </w:p>
        </w:tc>
        <w:tc>
          <w:tcPr>
            <w:tcW w:w="2214" w:type="dxa"/>
            <w:shd w:val="clear" w:color="auto" w:fill="003366"/>
            <w:vAlign w:val="center"/>
          </w:tcPr>
          <w:p w14:paraId="375AD826" w14:textId="2FBDCD30" w:rsidR="00341B5B" w:rsidDel="00FA4964" w:rsidRDefault="003E6BDD">
            <w:pPr>
              <w:jc w:val="center"/>
              <w:rPr>
                <w:del w:id="1099" w:author="Igor Santiago" w:date="2022-06-09T01:05:00Z"/>
                <w:b/>
                <w:color w:val="FFFFFF"/>
              </w:rPr>
            </w:pPr>
            <w:del w:id="1100" w:author="Igor Santiago" w:date="2022-06-09T01:05:00Z">
              <w:r w:rsidDel="00FA4964">
                <w:rPr>
                  <w:b/>
                  <w:color w:val="FFFFFF"/>
                </w:rPr>
                <w:delText>Atalho</w:delText>
              </w:r>
            </w:del>
          </w:p>
        </w:tc>
      </w:tr>
      <w:tr w:rsidR="00341B5B" w:rsidDel="00FA4964" w14:paraId="36634236" w14:textId="6E925E62">
        <w:trPr>
          <w:cantSplit/>
          <w:jc w:val="center"/>
          <w:del w:id="1101" w:author="Igor Santiago" w:date="2022-06-09T01:05:00Z"/>
        </w:trPr>
        <w:tc>
          <w:tcPr>
            <w:tcW w:w="2193" w:type="dxa"/>
            <w:vAlign w:val="center"/>
          </w:tcPr>
          <w:p w14:paraId="629D139C" w14:textId="1CC1606B" w:rsidR="00341B5B" w:rsidDel="00FA4964" w:rsidRDefault="003E6BDD">
            <w:pPr>
              <w:widowControl/>
              <w:pBdr>
                <w:top w:val="nil"/>
                <w:left w:val="nil"/>
                <w:bottom w:val="nil"/>
                <w:right w:val="nil"/>
                <w:between w:val="nil"/>
              </w:pBdr>
              <w:spacing w:before="120" w:after="120" w:line="240" w:lineRule="auto"/>
              <w:rPr>
                <w:del w:id="1102" w:author="Igor Santiago" w:date="2022-06-09T01:05:00Z"/>
                <w:color w:val="0070C0"/>
              </w:rPr>
            </w:pPr>
            <w:del w:id="1103" w:author="Igor Santiago" w:date="2022-06-09T01:05:00Z">
              <w:r w:rsidDel="00FA4964">
                <w:rPr>
                  <w:color w:val="0070C0"/>
                </w:rPr>
                <w:delText>Atualização de Terreno</w:delText>
              </w:r>
            </w:del>
          </w:p>
        </w:tc>
        <w:tc>
          <w:tcPr>
            <w:tcW w:w="3720" w:type="dxa"/>
            <w:vAlign w:val="center"/>
          </w:tcPr>
          <w:p w14:paraId="3F0635BE" w14:textId="34C71EB9" w:rsidR="00341B5B" w:rsidDel="00FA4964" w:rsidRDefault="003E6BDD">
            <w:pPr>
              <w:widowControl/>
              <w:pBdr>
                <w:top w:val="nil"/>
                <w:left w:val="nil"/>
                <w:bottom w:val="nil"/>
                <w:right w:val="nil"/>
                <w:between w:val="nil"/>
              </w:pBdr>
              <w:spacing w:before="120" w:after="120" w:line="240" w:lineRule="auto"/>
              <w:rPr>
                <w:del w:id="1104" w:author="Igor Santiago" w:date="2022-06-09T01:05:00Z"/>
                <w:color w:val="0070C0"/>
              </w:rPr>
            </w:pPr>
            <w:del w:id="1105" w:author="Igor Santiago" w:date="2022-06-09T01:05:00Z">
              <w:r w:rsidDel="00FA4964">
                <w:rPr>
                  <w:color w:val="0070C0"/>
                </w:rPr>
                <w:delText>Lista os mapas topográficoes disponíveis para que seja escolhido aquele que ser exibido na área de desenho.</w:delText>
              </w:r>
            </w:del>
          </w:p>
        </w:tc>
        <w:tc>
          <w:tcPr>
            <w:tcW w:w="2214" w:type="dxa"/>
            <w:vAlign w:val="center"/>
          </w:tcPr>
          <w:p w14:paraId="6C488D57" w14:textId="508DE4E1" w:rsidR="00341B5B" w:rsidDel="00FA4964" w:rsidRDefault="003E6BDD">
            <w:pPr>
              <w:widowControl/>
              <w:pBdr>
                <w:top w:val="nil"/>
                <w:left w:val="nil"/>
                <w:bottom w:val="nil"/>
                <w:right w:val="nil"/>
                <w:between w:val="nil"/>
              </w:pBdr>
              <w:spacing w:before="120" w:after="120" w:line="240" w:lineRule="auto"/>
              <w:rPr>
                <w:del w:id="1106" w:author="Igor Santiago" w:date="2022-06-09T01:05:00Z"/>
                <w:color w:val="0070C0"/>
              </w:rPr>
            </w:pPr>
            <w:del w:id="1107" w:author="Igor Santiago" w:date="2022-06-09T01:05:00Z">
              <w:r w:rsidDel="00FA4964">
                <w:rPr>
                  <w:color w:val="0070C0"/>
                </w:rPr>
                <w:delText>Barra de ferramentas</w:delText>
              </w:r>
            </w:del>
          </w:p>
        </w:tc>
      </w:tr>
      <w:tr w:rsidR="00341B5B" w:rsidDel="00FA4964" w14:paraId="6EE4B7F1" w14:textId="76318917">
        <w:trPr>
          <w:cantSplit/>
          <w:jc w:val="center"/>
          <w:del w:id="1108" w:author="Igor Santiago" w:date="2022-06-09T01:05:00Z"/>
        </w:trPr>
        <w:tc>
          <w:tcPr>
            <w:tcW w:w="2193" w:type="dxa"/>
            <w:vAlign w:val="center"/>
          </w:tcPr>
          <w:p w14:paraId="18EFD1FC" w14:textId="0EC8DCBA" w:rsidR="00341B5B" w:rsidDel="00FA4964" w:rsidRDefault="003E6BDD">
            <w:pPr>
              <w:widowControl/>
              <w:pBdr>
                <w:top w:val="nil"/>
                <w:left w:val="nil"/>
                <w:bottom w:val="nil"/>
                <w:right w:val="nil"/>
                <w:between w:val="nil"/>
              </w:pBdr>
              <w:spacing w:before="120" w:after="120" w:line="240" w:lineRule="auto"/>
              <w:rPr>
                <w:del w:id="1109" w:author="Igor Santiago" w:date="2022-06-09T01:05:00Z"/>
                <w:color w:val="0070C0"/>
              </w:rPr>
            </w:pPr>
            <w:del w:id="1110" w:author="Igor Santiago" w:date="2022-06-09T01:05:00Z">
              <w:r w:rsidDel="00FA4964">
                <w:rPr>
                  <w:color w:val="0070C0"/>
                </w:rPr>
                <w:delText>Exibição da Barra de Status</w:delText>
              </w:r>
            </w:del>
          </w:p>
        </w:tc>
        <w:tc>
          <w:tcPr>
            <w:tcW w:w="3720" w:type="dxa"/>
            <w:vAlign w:val="center"/>
          </w:tcPr>
          <w:p w14:paraId="43576526" w14:textId="0973E741" w:rsidR="00341B5B" w:rsidDel="00FA4964" w:rsidRDefault="003E6BDD">
            <w:pPr>
              <w:widowControl/>
              <w:pBdr>
                <w:top w:val="nil"/>
                <w:left w:val="nil"/>
                <w:bottom w:val="nil"/>
                <w:right w:val="nil"/>
                <w:between w:val="nil"/>
              </w:pBdr>
              <w:spacing w:before="120" w:after="120" w:line="240" w:lineRule="auto"/>
              <w:rPr>
                <w:del w:id="1111" w:author="Igor Santiago" w:date="2022-06-09T01:05:00Z"/>
                <w:color w:val="0070C0"/>
              </w:rPr>
            </w:pPr>
            <w:del w:id="1112" w:author="Igor Santiago" w:date="2022-06-09T01:05:00Z">
              <w:r w:rsidDel="00FA4964">
                <w:rPr>
                  <w:color w:val="0070C0"/>
                </w:rPr>
                <w:delText>Exibe ou esconde ou a barra de status.</w:delText>
              </w:r>
            </w:del>
          </w:p>
        </w:tc>
        <w:tc>
          <w:tcPr>
            <w:tcW w:w="2214" w:type="dxa"/>
            <w:vAlign w:val="center"/>
          </w:tcPr>
          <w:p w14:paraId="0AD029EA" w14:textId="1F435C1D" w:rsidR="00341B5B" w:rsidDel="00FA4964" w:rsidRDefault="003E6BDD">
            <w:pPr>
              <w:widowControl/>
              <w:pBdr>
                <w:top w:val="nil"/>
                <w:left w:val="nil"/>
                <w:bottom w:val="nil"/>
                <w:right w:val="nil"/>
                <w:between w:val="nil"/>
              </w:pBdr>
              <w:spacing w:before="120" w:after="120" w:line="240" w:lineRule="auto"/>
              <w:rPr>
                <w:del w:id="1113" w:author="Igor Santiago" w:date="2022-06-09T01:05:00Z"/>
                <w:color w:val="0070C0"/>
              </w:rPr>
            </w:pPr>
            <w:del w:id="1114" w:author="Igor Santiago" w:date="2022-06-09T01:05:00Z">
              <w:r w:rsidDel="00FA4964">
                <w:rPr>
                  <w:color w:val="0070C0"/>
                </w:rPr>
                <w:delText>Barra de ferramentas</w:delText>
              </w:r>
            </w:del>
          </w:p>
        </w:tc>
      </w:tr>
      <w:tr w:rsidR="00341B5B" w:rsidDel="00FA4964" w14:paraId="243C590B" w14:textId="4C9F7F22">
        <w:trPr>
          <w:cantSplit/>
          <w:jc w:val="center"/>
          <w:del w:id="1115" w:author="Igor Santiago" w:date="2022-06-09T01:05:00Z"/>
        </w:trPr>
        <w:tc>
          <w:tcPr>
            <w:tcW w:w="2193" w:type="dxa"/>
            <w:vAlign w:val="center"/>
          </w:tcPr>
          <w:p w14:paraId="577192C2" w14:textId="495D19A1" w:rsidR="00341B5B" w:rsidDel="00FA4964" w:rsidRDefault="003E6BDD">
            <w:pPr>
              <w:widowControl/>
              <w:pBdr>
                <w:top w:val="nil"/>
                <w:left w:val="nil"/>
                <w:bottom w:val="nil"/>
                <w:right w:val="nil"/>
                <w:between w:val="nil"/>
              </w:pBdr>
              <w:spacing w:before="120" w:after="120" w:line="240" w:lineRule="auto"/>
              <w:rPr>
                <w:del w:id="1116" w:author="Igor Santiago" w:date="2022-06-09T01:05:00Z"/>
                <w:color w:val="0070C0"/>
              </w:rPr>
            </w:pPr>
            <w:del w:id="1117" w:author="Igor Santiago" w:date="2022-06-09T01:05:00Z">
              <w:r w:rsidDel="00FA4964">
                <w:rPr>
                  <w:color w:val="0070C0"/>
                </w:rPr>
                <w:delText xml:space="preserve">Painel de </w:delText>
              </w:r>
              <w:r w:rsidDel="00FA4964">
                <w:rPr>
                  <w:color w:val="0070C0"/>
                  <w:sz w:val="18"/>
                  <w:szCs w:val="18"/>
                </w:rPr>
                <w:delText>Controle</w:delText>
              </w:r>
            </w:del>
          </w:p>
        </w:tc>
        <w:tc>
          <w:tcPr>
            <w:tcW w:w="3720" w:type="dxa"/>
            <w:vAlign w:val="center"/>
          </w:tcPr>
          <w:p w14:paraId="3B180035" w14:textId="74063A98" w:rsidR="00341B5B" w:rsidDel="00FA4964" w:rsidRDefault="003E6BDD">
            <w:pPr>
              <w:widowControl/>
              <w:pBdr>
                <w:top w:val="nil"/>
                <w:left w:val="nil"/>
                <w:bottom w:val="nil"/>
                <w:right w:val="nil"/>
                <w:between w:val="nil"/>
              </w:pBdr>
              <w:spacing w:before="120" w:after="120" w:line="240" w:lineRule="auto"/>
              <w:rPr>
                <w:del w:id="1118" w:author="Igor Santiago" w:date="2022-06-09T01:05:00Z"/>
                <w:color w:val="0070C0"/>
              </w:rPr>
            </w:pPr>
            <w:del w:id="1119" w:author="Igor Santiago" w:date="2022-06-09T01:05:00Z">
              <w:r w:rsidDel="00FA4964">
                <w:rPr>
                  <w:color w:val="0070C0"/>
                </w:rPr>
                <w:delText>Exibe ou esconde o painel de controle.</w:delText>
              </w:r>
            </w:del>
          </w:p>
        </w:tc>
        <w:tc>
          <w:tcPr>
            <w:tcW w:w="2214" w:type="dxa"/>
            <w:vAlign w:val="center"/>
          </w:tcPr>
          <w:p w14:paraId="22CCC207" w14:textId="3DE31B6A" w:rsidR="00341B5B" w:rsidDel="00FA4964" w:rsidRDefault="003E6BDD">
            <w:pPr>
              <w:widowControl/>
              <w:pBdr>
                <w:top w:val="nil"/>
                <w:left w:val="nil"/>
                <w:bottom w:val="nil"/>
                <w:right w:val="nil"/>
                <w:between w:val="nil"/>
              </w:pBdr>
              <w:spacing w:before="120" w:after="120" w:line="240" w:lineRule="auto"/>
              <w:rPr>
                <w:del w:id="1120" w:author="Igor Santiago" w:date="2022-06-09T01:05:00Z"/>
                <w:color w:val="0070C0"/>
              </w:rPr>
            </w:pPr>
            <w:del w:id="1121" w:author="Igor Santiago" w:date="2022-06-09T01:05:00Z">
              <w:r w:rsidDel="00FA4964">
                <w:rPr>
                  <w:color w:val="0070C0"/>
                </w:rPr>
                <w:delText>Barra de ferramentas e teclas  [ctrl] + [P]</w:delText>
              </w:r>
            </w:del>
          </w:p>
        </w:tc>
      </w:tr>
      <w:tr w:rsidR="00341B5B" w:rsidDel="00FA4964" w14:paraId="6413FAB1" w14:textId="018BF83F">
        <w:trPr>
          <w:cantSplit/>
          <w:jc w:val="center"/>
          <w:del w:id="1122" w:author="Igor Santiago" w:date="2022-06-09T01:05:00Z"/>
        </w:trPr>
        <w:tc>
          <w:tcPr>
            <w:tcW w:w="2193" w:type="dxa"/>
            <w:vAlign w:val="center"/>
          </w:tcPr>
          <w:p w14:paraId="3A30ADF3" w14:textId="468B3E93" w:rsidR="00341B5B" w:rsidDel="00FA4964" w:rsidRDefault="003E6BDD">
            <w:pPr>
              <w:widowControl/>
              <w:pBdr>
                <w:top w:val="nil"/>
                <w:left w:val="nil"/>
                <w:bottom w:val="nil"/>
                <w:right w:val="nil"/>
                <w:between w:val="nil"/>
              </w:pBdr>
              <w:spacing w:before="120" w:after="120" w:line="240" w:lineRule="auto"/>
              <w:rPr>
                <w:del w:id="1123" w:author="Igor Santiago" w:date="2022-06-09T01:05:00Z"/>
                <w:color w:val="0070C0"/>
              </w:rPr>
            </w:pPr>
            <w:del w:id="1124" w:author="Igor Santiago" w:date="2022-06-09T01:05:00Z">
              <w:r w:rsidDel="00FA4964">
                <w:rPr>
                  <w:color w:val="0070C0"/>
                </w:rPr>
                <w:delText>Inspetor de Objetos</w:delText>
              </w:r>
            </w:del>
          </w:p>
        </w:tc>
        <w:tc>
          <w:tcPr>
            <w:tcW w:w="3720" w:type="dxa"/>
            <w:vAlign w:val="center"/>
          </w:tcPr>
          <w:p w14:paraId="788E0A88" w14:textId="16DCC037" w:rsidR="00341B5B" w:rsidDel="00FA4964" w:rsidRDefault="003E6BDD">
            <w:pPr>
              <w:widowControl/>
              <w:pBdr>
                <w:top w:val="nil"/>
                <w:left w:val="nil"/>
                <w:bottom w:val="nil"/>
                <w:right w:val="nil"/>
                <w:between w:val="nil"/>
              </w:pBdr>
              <w:spacing w:before="120" w:after="120" w:line="240" w:lineRule="auto"/>
              <w:rPr>
                <w:del w:id="1125" w:author="Igor Santiago" w:date="2022-06-09T01:05:00Z"/>
                <w:color w:val="0070C0"/>
              </w:rPr>
            </w:pPr>
            <w:del w:id="1126" w:author="Igor Santiago" w:date="2022-06-09T01:05:00Z">
              <w:r w:rsidDel="00FA4964">
                <w:rPr>
                  <w:color w:val="0070C0"/>
                </w:rPr>
                <w:delText>Apresenta o estado das variáveis monitoradas sobre o objeto selecionado.</w:delText>
              </w:r>
            </w:del>
          </w:p>
        </w:tc>
        <w:tc>
          <w:tcPr>
            <w:tcW w:w="2214" w:type="dxa"/>
            <w:vAlign w:val="center"/>
          </w:tcPr>
          <w:p w14:paraId="7C36F9A4" w14:textId="3BA69AC3" w:rsidR="00341B5B" w:rsidDel="00FA4964" w:rsidRDefault="003E6BDD">
            <w:pPr>
              <w:widowControl/>
              <w:pBdr>
                <w:top w:val="nil"/>
                <w:left w:val="nil"/>
                <w:bottom w:val="nil"/>
                <w:right w:val="nil"/>
                <w:between w:val="nil"/>
              </w:pBdr>
              <w:spacing w:before="120" w:after="120" w:line="240" w:lineRule="auto"/>
              <w:rPr>
                <w:del w:id="1127" w:author="Igor Santiago" w:date="2022-06-09T01:05:00Z"/>
                <w:color w:val="0070C0"/>
              </w:rPr>
            </w:pPr>
            <w:del w:id="1128" w:author="Igor Santiago" w:date="2022-06-09T01:05:00Z">
              <w:r w:rsidDel="00FA4964">
                <w:rPr>
                  <w:color w:val="0070C0"/>
                </w:rPr>
                <w:delText>Barra de ferramentas</w:delText>
              </w:r>
            </w:del>
          </w:p>
        </w:tc>
      </w:tr>
    </w:tbl>
    <w:p w14:paraId="6D854AB7" w14:textId="7B5DEDA3" w:rsidR="00341B5B" w:rsidDel="00FA4964" w:rsidRDefault="00341B5B">
      <w:pPr>
        <w:widowControl/>
        <w:pBdr>
          <w:top w:val="nil"/>
          <w:left w:val="nil"/>
          <w:bottom w:val="nil"/>
          <w:right w:val="nil"/>
          <w:between w:val="nil"/>
        </w:pBdr>
        <w:spacing w:line="240" w:lineRule="auto"/>
        <w:jc w:val="both"/>
        <w:rPr>
          <w:del w:id="1129" w:author="Igor Santiago" w:date="2022-06-09T01:05:00Z"/>
          <w:color w:val="0070C0"/>
        </w:rPr>
      </w:pPr>
    </w:p>
    <w:p w14:paraId="2D903655" w14:textId="5D727F86" w:rsidR="00341B5B" w:rsidDel="00FA4964" w:rsidRDefault="00341B5B">
      <w:pPr>
        <w:jc w:val="both"/>
        <w:rPr>
          <w:del w:id="1130" w:author="Igor Santiago" w:date="2022-06-09T01:05:00Z"/>
        </w:rPr>
      </w:pPr>
    </w:p>
    <w:p w14:paraId="10812B6E" w14:textId="0186E7D2" w:rsidR="00341B5B" w:rsidDel="00FA4964" w:rsidRDefault="003E6BDD">
      <w:pPr>
        <w:pStyle w:val="Ttulo2"/>
        <w:numPr>
          <w:ilvl w:val="1"/>
          <w:numId w:val="9"/>
        </w:numPr>
        <w:rPr>
          <w:del w:id="1131" w:author="Igor Santiago" w:date="2022-06-09T01:05:00Z"/>
          <w:color w:val="0070C0"/>
        </w:rPr>
      </w:pPr>
      <w:bookmarkStart w:id="1132" w:name="_heading=h.4i7ojhp" w:colFirst="0" w:colLast="0"/>
      <w:bookmarkEnd w:id="1132"/>
      <w:del w:id="1133" w:author="Igor Santiago" w:date="2022-06-09T01:05:00Z">
        <w:r w:rsidDel="00FA4964">
          <w:rPr>
            <w:color w:val="0070C0"/>
          </w:rPr>
          <w:delText>Interfaces de Hardware</w:delText>
        </w:r>
      </w:del>
    </w:p>
    <w:p w14:paraId="466BD88D" w14:textId="2B480350" w:rsidR="00341B5B" w:rsidDel="00FA4964" w:rsidRDefault="003E6BDD">
      <w:pPr>
        <w:rPr>
          <w:del w:id="1134" w:author="Igor Santiago" w:date="2022-06-09T01:05:00Z"/>
          <w:color w:val="0070C0"/>
        </w:rPr>
      </w:pPr>
      <w:del w:id="1135" w:author="Igor Santiago" w:date="2022-06-09T01:05:00Z">
        <w:r w:rsidDel="00FA4964">
          <w:rPr>
            <w:color w:val="0070C0"/>
          </w:rPr>
          <w:delText xml:space="preserve">    </w:delText>
        </w:r>
      </w:del>
    </w:p>
    <w:p w14:paraId="325F7EE7" w14:textId="017A898B" w:rsidR="00341B5B" w:rsidDel="00FA4964" w:rsidRDefault="003E6BDD">
      <w:pPr>
        <w:widowControl/>
        <w:pBdr>
          <w:top w:val="nil"/>
          <w:left w:val="nil"/>
          <w:bottom w:val="nil"/>
          <w:right w:val="nil"/>
          <w:between w:val="nil"/>
        </w:pBdr>
        <w:spacing w:line="240" w:lineRule="auto"/>
        <w:ind w:left="708"/>
        <w:jc w:val="both"/>
        <w:rPr>
          <w:del w:id="1136" w:author="Igor Santiago" w:date="2022-06-09T01:05:00Z"/>
          <w:color w:val="0070C0"/>
        </w:rPr>
      </w:pPr>
      <w:del w:id="1137" w:author="Igor Santiago" w:date="2022-06-09T01:05:00Z">
        <w:r w:rsidDel="00FA4964">
          <w:rPr>
            <w:color w:val="0070C0"/>
          </w:rPr>
          <w:delText xml:space="preserve">Descreve-se aqui a comunicação do sistema com algum hardware, se houver.     </w:delText>
        </w:r>
      </w:del>
    </w:p>
    <w:p w14:paraId="14942A0E" w14:textId="54FB52A1" w:rsidR="00341B5B" w:rsidDel="00FA4964" w:rsidRDefault="00341B5B">
      <w:pPr>
        <w:widowControl/>
        <w:pBdr>
          <w:top w:val="nil"/>
          <w:left w:val="nil"/>
          <w:bottom w:val="nil"/>
          <w:right w:val="nil"/>
          <w:between w:val="nil"/>
        </w:pBdr>
        <w:spacing w:line="240" w:lineRule="auto"/>
        <w:ind w:left="708"/>
        <w:jc w:val="both"/>
        <w:rPr>
          <w:del w:id="1138" w:author="Igor Santiago" w:date="2022-06-09T01:05:00Z"/>
          <w:color w:val="000000"/>
        </w:rPr>
      </w:pPr>
    </w:p>
    <w:p w14:paraId="131E0F2A" w14:textId="6783179F" w:rsidR="00341B5B" w:rsidDel="00FA4964" w:rsidRDefault="003E6BDD">
      <w:pPr>
        <w:keepNext/>
        <w:widowControl/>
        <w:pBdr>
          <w:top w:val="nil"/>
          <w:left w:val="nil"/>
          <w:bottom w:val="nil"/>
          <w:right w:val="nil"/>
          <w:between w:val="nil"/>
        </w:pBdr>
        <w:spacing w:line="240" w:lineRule="auto"/>
        <w:jc w:val="center"/>
        <w:rPr>
          <w:del w:id="1139" w:author="Igor Santiago" w:date="2022-06-09T01:05:00Z"/>
          <w:b/>
          <w:color w:val="0070C0"/>
        </w:rPr>
      </w:pPr>
      <w:del w:id="1140" w:author="Igor Santiago" w:date="2022-06-09T01:05:00Z">
        <w:r w:rsidDel="00FA4964">
          <w:rPr>
            <w:b/>
            <w:color w:val="0070C0"/>
          </w:rPr>
          <w:delText>Tabela 6: Lista de Interfaces de Hardware</w:delText>
        </w:r>
      </w:del>
    </w:p>
    <w:tbl>
      <w:tblPr>
        <w:tblStyle w:val="a5"/>
        <w:tblW w:w="9360"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970"/>
        <w:gridCol w:w="1480"/>
        <w:gridCol w:w="1632"/>
        <w:gridCol w:w="2393"/>
        <w:gridCol w:w="2885"/>
      </w:tblGrid>
      <w:tr w:rsidR="00341B5B" w:rsidDel="00FA4964" w14:paraId="5D7E71FA" w14:textId="606408B2">
        <w:trPr>
          <w:tblHeader/>
          <w:jc w:val="center"/>
          <w:del w:id="1141" w:author="Igor Santiago" w:date="2022-06-09T01:05:00Z"/>
        </w:trPr>
        <w:tc>
          <w:tcPr>
            <w:tcW w:w="970" w:type="dxa"/>
            <w:shd w:val="clear" w:color="auto" w:fill="003366"/>
            <w:vAlign w:val="center"/>
          </w:tcPr>
          <w:p w14:paraId="03387AF4" w14:textId="24BE5790" w:rsidR="00341B5B" w:rsidDel="00FA4964" w:rsidRDefault="003E6BDD">
            <w:pPr>
              <w:jc w:val="center"/>
              <w:rPr>
                <w:del w:id="1142" w:author="Igor Santiago" w:date="2022-06-09T01:05:00Z"/>
                <w:b/>
                <w:color w:val="FFFFFF"/>
              </w:rPr>
            </w:pPr>
            <w:del w:id="1143" w:author="Igor Santiago" w:date="2022-06-09T01:05:00Z">
              <w:r w:rsidDel="00FA4964">
                <w:rPr>
                  <w:b/>
                  <w:color w:val="FFFFFF"/>
                </w:rPr>
                <w:delText>Número</w:delText>
              </w:r>
            </w:del>
          </w:p>
        </w:tc>
        <w:tc>
          <w:tcPr>
            <w:tcW w:w="1480" w:type="dxa"/>
            <w:shd w:val="clear" w:color="auto" w:fill="003366"/>
            <w:vAlign w:val="center"/>
          </w:tcPr>
          <w:p w14:paraId="28D19B10" w14:textId="5654AB5D" w:rsidR="00341B5B" w:rsidDel="00FA4964" w:rsidRDefault="003E6BDD">
            <w:pPr>
              <w:jc w:val="center"/>
              <w:rPr>
                <w:del w:id="1144" w:author="Igor Santiago" w:date="2022-06-09T01:05:00Z"/>
                <w:b/>
              </w:rPr>
            </w:pPr>
            <w:del w:id="1145" w:author="Igor Santiago" w:date="2022-06-09T01:05:00Z">
              <w:r w:rsidDel="00FA4964">
                <w:rPr>
                  <w:b/>
                </w:rPr>
                <w:delText>Interface</w:delText>
              </w:r>
            </w:del>
          </w:p>
        </w:tc>
        <w:tc>
          <w:tcPr>
            <w:tcW w:w="1632" w:type="dxa"/>
            <w:shd w:val="clear" w:color="auto" w:fill="003366"/>
          </w:tcPr>
          <w:p w14:paraId="0C36860A" w14:textId="4EF04277" w:rsidR="00341B5B" w:rsidDel="00FA4964" w:rsidRDefault="003E6BDD">
            <w:pPr>
              <w:jc w:val="center"/>
              <w:rPr>
                <w:del w:id="1146" w:author="Igor Santiago" w:date="2022-06-09T01:05:00Z"/>
                <w:b/>
                <w:color w:val="FFFFFF"/>
              </w:rPr>
            </w:pPr>
            <w:del w:id="1147" w:author="Igor Santiago" w:date="2022-06-09T01:05:00Z">
              <w:r w:rsidDel="00FA4964">
                <w:rPr>
                  <w:b/>
                  <w:color w:val="FFFFFF"/>
                </w:rPr>
                <w:delText>Atores</w:delText>
              </w:r>
            </w:del>
          </w:p>
        </w:tc>
        <w:tc>
          <w:tcPr>
            <w:tcW w:w="2393" w:type="dxa"/>
            <w:shd w:val="clear" w:color="auto" w:fill="003366"/>
          </w:tcPr>
          <w:p w14:paraId="22C0F438" w14:textId="1FF6C1E6" w:rsidR="00341B5B" w:rsidDel="00FA4964" w:rsidRDefault="003E6BDD">
            <w:pPr>
              <w:jc w:val="center"/>
              <w:rPr>
                <w:del w:id="1148" w:author="Igor Santiago" w:date="2022-06-09T01:05:00Z"/>
                <w:b/>
                <w:color w:val="FFFFFF"/>
              </w:rPr>
            </w:pPr>
            <w:del w:id="1149" w:author="Igor Santiago" w:date="2022-06-09T01:05:00Z">
              <w:r w:rsidDel="00FA4964">
                <w:rPr>
                  <w:b/>
                </w:rPr>
                <w:delText>Caso de Uso</w:delText>
              </w:r>
            </w:del>
          </w:p>
        </w:tc>
        <w:tc>
          <w:tcPr>
            <w:tcW w:w="2885" w:type="dxa"/>
            <w:shd w:val="clear" w:color="auto" w:fill="003366"/>
            <w:vAlign w:val="center"/>
          </w:tcPr>
          <w:p w14:paraId="5F65BFDD" w14:textId="46AFC6A2" w:rsidR="00341B5B" w:rsidDel="00FA4964" w:rsidRDefault="003E6BDD">
            <w:pPr>
              <w:jc w:val="center"/>
              <w:rPr>
                <w:del w:id="1150" w:author="Igor Santiago" w:date="2022-06-09T01:05:00Z"/>
                <w:b/>
                <w:color w:val="FFFFFF"/>
              </w:rPr>
            </w:pPr>
            <w:del w:id="1151" w:author="Igor Santiago" w:date="2022-06-09T01:05:00Z">
              <w:r w:rsidDel="00FA4964">
                <w:rPr>
                  <w:b/>
                  <w:color w:val="FFFFFF"/>
                </w:rPr>
                <w:delText>Des</w:delText>
              </w:r>
              <w:r w:rsidDel="00FA4964">
                <w:rPr>
                  <w:b/>
                </w:rPr>
                <w:delText>cri</w:delText>
              </w:r>
              <w:r w:rsidDel="00FA4964">
                <w:rPr>
                  <w:b/>
                  <w:color w:val="FFFFFF"/>
                </w:rPr>
                <w:delText>ção</w:delText>
              </w:r>
            </w:del>
          </w:p>
        </w:tc>
      </w:tr>
      <w:tr w:rsidR="00341B5B" w:rsidDel="00FA4964" w14:paraId="728CDD7A" w14:textId="6A4E827F">
        <w:trPr>
          <w:cantSplit/>
          <w:jc w:val="center"/>
          <w:del w:id="1152" w:author="Igor Santiago" w:date="2022-06-09T01:05:00Z"/>
        </w:trPr>
        <w:tc>
          <w:tcPr>
            <w:tcW w:w="970" w:type="dxa"/>
            <w:vAlign w:val="center"/>
          </w:tcPr>
          <w:p w14:paraId="56E764DA" w14:textId="584AAB98" w:rsidR="00341B5B" w:rsidDel="00FA4964" w:rsidRDefault="003E6BDD">
            <w:pPr>
              <w:widowControl/>
              <w:pBdr>
                <w:top w:val="nil"/>
                <w:left w:val="nil"/>
                <w:bottom w:val="nil"/>
                <w:right w:val="nil"/>
                <w:between w:val="nil"/>
              </w:pBdr>
              <w:spacing w:before="120" w:after="120" w:line="240" w:lineRule="auto"/>
              <w:rPr>
                <w:del w:id="1153" w:author="Igor Santiago" w:date="2022-06-09T01:05:00Z"/>
                <w:color w:val="000000"/>
              </w:rPr>
            </w:pPr>
            <w:del w:id="1154" w:author="Igor Santiago" w:date="2022-06-09T01:05:00Z">
              <w:r w:rsidDel="00FA4964">
                <w:rPr>
                  <w:color w:val="000000"/>
                </w:rPr>
                <w:delText>1</w:delText>
              </w:r>
            </w:del>
          </w:p>
        </w:tc>
        <w:tc>
          <w:tcPr>
            <w:tcW w:w="1480" w:type="dxa"/>
            <w:vAlign w:val="center"/>
          </w:tcPr>
          <w:p w14:paraId="0614E1A8" w14:textId="484D168D" w:rsidR="00341B5B" w:rsidDel="00FA4964" w:rsidRDefault="003E6BDD">
            <w:pPr>
              <w:widowControl/>
              <w:pBdr>
                <w:top w:val="nil"/>
                <w:left w:val="nil"/>
                <w:bottom w:val="nil"/>
                <w:right w:val="nil"/>
                <w:between w:val="nil"/>
              </w:pBdr>
              <w:spacing w:before="120" w:after="120" w:line="240" w:lineRule="auto"/>
              <w:rPr>
                <w:del w:id="1155" w:author="Igor Santiago" w:date="2022-06-09T01:05:00Z"/>
                <w:color w:val="0070C0"/>
              </w:rPr>
            </w:pPr>
            <w:del w:id="1156" w:author="Igor Santiago" w:date="2022-06-09T01:05:00Z">
              <w:r w:rsidDel="00FA4964">
                <w:rPr>
                  <w:color w:val="0070C0"/>
                </w:rPr>
                <w:delText xml:space="preserve">Interface de Leitura no Servidor </w:delText>
              </w:r>
            </w:del>
          </w:p>
        </w:tc>
        <w:tc>
          <w:tcPr>
            <w:tcW w:w="1632" w:type="dxa"/>
          </w:tcPr>
          <w:p w14:paraId="6A219111" w14:textId="1C4D8B61" w:rsidR="00341B5B" w:rsidDel="00FA4964" w:rsidRDefault="003E6BDD">
            <w:pPr>
              <w:widowControl/>
              <w:pBdr>
                <w:top w:val="nil"/>
                <w:left w:val="nil"/>
                <w:bottom w:val="nil"/>
                <w:right w:val="nil"/>
                <w:between w:val="nil"/>
              </w:pBdr>
              <w:spacing w:before="120" w:after="120" w:line="240" w:lineRule="auto"/>
              <w:rPr>
                <w:del w:id="1157" w:author="Igor Santiago" w:date="2022-06-09T01:05:00Z"/>
                <w:color w:val="0070C0"/>
              </w:rPr>
            </w:pPr>
            <w:del w:id="1158" w:author="Igor Santiago" w:date="2022-06-09T01:05:00Z">
              <w:r w:rsidDel="00FA4964">
                <w:rPr>
                  <w:color w:val="0070C0"/>
                </w:rPr>
                <w:delText xml:space="preserve">Usuário comum. </w:delText>
              </w:r>
            </w:del>
          </w:p>
        </w:tc>
        <w:tc>
          <w:tcPr>
            <w:tcW w:w="2393" w:type="dxa"/>
          </w:tcPr>
          <w:p w14:paraId="24C72B5E" w14:textId="2F44CCD2" w:rsidR="00341B5B" w:rsidDel="00FA4964" w:rsidRDefault="003E6BDD">
            <w:pPr>
              <w:widowControl/>
              <w:pBdr>
                <w:top w:val="nil"/>
                <w:left w:val="nil"/>
                <w:bottom w:val="nil"/>
                <w:right w:val="nil"/>
                <w:between w:val="nil"/>
              </w:pBdr>
              <w:spacing w:before="120" w:after="120" w:line="240" w:lineRule="auto"/>
              <w:rPr>
                <w:del w:id="1159" w:author="Igor Santiago" w:date="2022-06-09T01:05:00Z"/>
                <w:b/>
                <w:color w:val="0070C0"/>
              </w:rPr>
            </w:pPr>
            <w:del w:id="1160" w:author="Igor Santiago" w:date="2022-06-09T01:05:00Z">
              <w:r w:rsidDel="00FA4964">
                <w:rPr>
                  <w:color w:val="0070C0"/>
                  <w:sz w:val="18"/>
                  <w:szCs w:val="18"/>
                </w:rPr>
                <w:delText>Visualizacão de Mapa Topografico. Recuperacão de Documentos</w:delText>
              </w:r>
            </w:del>
          </w:p>
        </w:tc>
        <w:tc>
          <w:tcPr>
            <w:tcW w:w="2885" w:type="dxa"/>
            <w:vAlign w:val="center"/>
          </w:tcPr>
          <w:p w14:paraId="07D78819" w14:textId="2ABB30DE" w:rsidR="00341B5B" w:rsidDel="00FA4964" w:rsidRDefault="003E6BDD">
            <w:pPr>
              <w:widowControl/>
              <w:pBdr>
                <w:top w:val="nil"/>
                <w:left w:val="nil"/>
                <w:bottom w:val="nil"/>
                <w:right w:val="nil"/>
                <w:between w:val="nil"/>
              </w:pBdr>
              <w:spacing w:before="120" w:after="120" w:line="240" w:lineRule="auto"/>
              <w:rPr>
                <w:del w:id="1161" w:author="Igor Santiago" w:date="2022-06-09T01:05:00Z"/>
                <w:color w:val="0070C0"/>
              </w:rPr>
            </w:pPr>
            <w:del w:id="1162" w:author="Igor Santiago" w:date="2022-06-09T01:05:00Z">
              <w:r w:rsidDel="00FA4964">
                <w:rPr>
                  <w:color w:val="0070C0"/>
                </w:rPr>
                <w:delText>Interface SAMBA com permissão apenas de leitura ao servidor de documentos para recuperacão de documentos e mapas topograficoes</w:delText>
              </w:r>
            </w:del>
          </w:p>
        </w:tc>
      </w:tr>
      <w:tr w:rsidR="00341B5B" w:rsidDel="00FA4964" w14:paraId="14408D7A" w14:textId="7A956530">
        <w:trPr>
          <w:cantSplit/>
          <w:jc w:val="center"/>
          <w:del w:id="1163" w:author="Igor Santiago" w:date="2022-06-09T01:05:00Z"/>
        </w:trPr>
        <w:tc>
          <w:tcPr>
            <w:tcW w:w="970" w:type="dxa"/>
            <w:vAlign w:val="center"/>
          </w:tcPr>
          <w:p w14:paraId="21198C94" w14:textId="20F58784" w:rsidR="00341B5B" w:rsidDel="00FA4964" w:rsidRDefault="003E6BDD">
            <w:pPr>
              <w:widowControl/>
              <w:pBdr>
                <w:top w:val="nil"/>
                <w:left w:val="nil"/>
                <w:bottom w:val="nil"/>
                <w:right w:val="nil"/>
                <w:between w:val="nil"/>
              </w:pBdr>
              <w:spacing w:before="120" w:after="120" w:line="240" w:lineRule="auto"/>
              <w:rPr>
                <w:del w:id="1164" w:author="Igor Santiago" w:date="2022-06-09T01:05:00Z"/>
                <w:color w:val="000000"/>
              </w:rPr>
            </w:pPr>
            <w:del w:id="1165" w:author="Igor Santiago" w:date="2022-06-09T01:05:00Z">
              <w:r w:rsidDel="00FA4964">
                <w:rPr>
                  <w:color w:val="000000"/>
                </w:rPr>
                <w:delText>2</w:delText>
              </w:r>
            </w:del>
          </w:p>
        </w:tc>
        <w:tc>
          <w:tcPr>
            <w:tcW w:w="1480" w:type="dxa"/>
            <w:vAlign w:val="center"/>
          </w:tcPr>
          <w:p w14:paraId="6C32DBF6" w14:textId="276452B6" w:rsidR="00341B5B" w:rsidDel="00FA4964" w:rsidRDefault="003E6BDD">
            <w:pPr>
              <w:widowControl/>
              <w:pBdr>
                <w:top w:val="nil"/>
                <w:left w:val="nil"/>
                <w:bottom w:val="nil"/>
                <w:right w:val="nil"/>
                <w:between w:val="nil"/>
              </w:pBdr>
              <w:spacing w:before="120" w:after="120" w:line="240" w:lineRule="auto"/>
              <w:rPr>
                <w:del w:id="1166" w:author="Igor Santiago" w:date="2022-06-09T01:05:00Z"/>
                <w:color w:val="0070C0"/>
              </w:rPr>
            </w:pPr>
            <w:del w:id="1167" w:author="Igor Santiago" w:date="2022-06-09T01:05:00Z">
              <w:r w:rsidDel="00FA4964">
                <w:rPr>
                  <w:color w:val="0070C0"/>
                </w:rPr>
                <w:delText>Interface de Escrita no Servidor</w:delText>
              </w:r>
            </w:del>
          </w:p>
        </w:tc>
        <w:tc>
          <w:tcPr>
            <w:tcW w:w="1632" w:type="dxa"/>
          </w:tcPr>
          <w:p w14:paraId="762D502B" w14:textId="173D69BE" w:rsidR="00341B5B" w:rsidDel="00FA4964" w:rsidRDefault="003E6BDD">
            <w:pPr>
              <w:widowControl/>
              <w:pBdr>
                <w:top w:val="nil"/>
                <w:left w:val="nil"/>
                <w:bottom w:val="nil"/>
                <w:right w:val="nil"/>
                <w:between w:val="nil"/>
              </w:pBdr>
              <w:spacing w:before="120" w:after="120" w:line="240" w:lineRule="auto"/>
              <w:rPr>
                <w:del w:id="1168" w:author="Igor Santiago" w:date="2022-06-09T01:05:00Z"/>
                <w:color w:val="0070C0"/>
              </w:rPr>
            </w:pPr>
            <w:del w:id="1169" w:author="Igor Santiago" w:date="2022-06-09T01:05:00Z">
              <w:r w:rsidDel="00FA4964">
                <w:rPr>
                  <w:color w:val="0070C0"/>
                </w:rPr>
                <w:delText>Administrador</w:delText>
              </w:r>
            </w:del>
          </w:p>
        </w:tc>
        <w:tc>
          <w:tcPr>
            <w:tcW w:w="2393" w:type="dxa"/>
          </w:tcPr>
          <w:p w14:paraId="43697FBA" w14:textId="23D353A6" w:rsidR="00341B5B" w:rsidDel="00FA4964" w:rsidRDefault="003E6BDD">
            <w:pPr>
              <w:widowControl/>
              <w:pBdr>
                <w:top w:val="nil"/>
                <w:left w:val="nil"/>
                <w:bottom w:val="nil"/>
                <w:right w:val="nil"/>
                <w:between w:val="nil"/>
              </w:pBdr>
              <w:spacing w:before="120" w:after="120" w:line="240" w:lineRule="auto"/>
              <w:rPr>
                <w:del w:id="1170" w:author="Igor Santiago" w:date="2022-06-09T01:05:00Z"/>
                <w:color w:val="0070C0"/>
              </w:rPr>
            </w:pPr>
            <w:del w:id="1171" w:author="Igor Santiago" w:date="2022-06-09T01:05:00Z">
              <w:r w:rsidDel="00FA4964">
                <w:rPr>
                  <w:color w:val="0070C0"/>
                  <w:sz w:val="18"/>
                  <w:szCs w:val="18"/>
                </w:rPr>
                <w:delText>Atualizacào de Documentos. Atualizacão de Mapa Topografico</w:delText>
              </w:r>
            </w:del>
          </w:p>
        </w:tc>
        <w:tc>
          <w:tcPr>
            <w:tcW w:w="2885" w:type="dxa"/>
            <w:vAlign w:val="center"/>
          </w:tcPr>
          <w:p w14:paraId="4155D105" w14:textId="1EF00FA8" w:rsidR="00341B5B" w:rsidDel="00FA4964" w:rsidRDefault="003E6BDD">
            <w:pPr>
              <w:widowControl/>
              <w:pBdr>
                <w:top w:val="nil"/>
                <w:left w:val="nil"/>
                <w:bottom w:val="nil"/>
                <w:right w:val="nil"/>
                <w:between w:val="nil"/>
              </w:pBdr>
              <w:spacing w:before="120" w:after="120" w:line="240" w:lineRule="auto"/>
              <w:rPr>
                <w:del w:id="1172" w:author="Igor Santiago" w:date="2022-06-09T01:05:00Z"/>
                <w:b/>
                <w:color w:val="0070C0"/>
              </w:rPr>
            </w:pPr>
            <w:del w:id="1173" w:author="Igor Santiago" w:date="2022-06-09T01:05:00Z">
              <w:r w:rsidDel="00FA4964">
                <w:rPr>
                  <w:color w:val="0070C0"/>
                </w:rPr>
                <w:delText>Interface SAMBA com permissão de escrita ao  servidor de documentos, utilizada para armazenar documentos e mapas topograficos</w:delText>
              </w:r>
            </w:del>
          </w:p>
        </w:tc>
      </w:tr>
      <w:tr w:rsidR="00341B5B" w:rsidDel="00FA4964" w14:paraId="2930FCB6" w14:textId="3E009B60">
        <w:trPr>
          <w:cantSplit/>
          <w:jc w:val="center"/>
          <w:del w:id="1174" w:author="Igor Santiago" w:date="2022-06-09T01:05:00Z"/>
        </w:trPr>
        <w:tc>
          <w:tcPr>
            <w:tcW w:w="970" w:type="dxa"/>
            <w:vAlign w:val="center"/>
          </w:tcPr>
          <w:p w14:paraId="0B8040F0" w14:textId="54A1B64A" w:rsidR="00341B5B" w:rsidDel="00FA4964" w:rsidRDefault="003E6BDD">
            <w:pPr>
              <w:widowControl/>
              <w:pBdr>
                <w:top w:val="nil"/>
                <w:left w:val="nil"/>
                <w:bottom w:val="nil"/>
                <w:right w:val="nil"/>
                <w:between w:val="nil"/>
              </w:pBdr>
              <w:spacing w:before="120" w:after="120" w:line="240" w:lineRule="auto"/>
              <w:rPr>
                <w:del w:id="1175" w:author="Igor Santiago" w:date="2022-06-09T01:05:00Z"/>
                <w:color w:val="000000"/>
              </w:rPr>
            </w:pPr>
            <w:del w:id="1176" w:author="Igor Santiago" w:date="2022-06-09T01:05:00Z">
              <w:r w:rsidDel="00FA4964">
                <w:rPr>
                  <w:color w:val="000000"/>
                </w:rPr>
                <w:delText>3</w:delText>
              </w:r>
            </w:del>
          </w:p>
        </w:tc>
        <w:tc>
          <w:tcPr>
            <w:tcW w:w="1480" w:type="dxa"/>
            <w:vAlign w:val="center"/>
          </w:tcPr>
          <w:p w14:paraId="5247F2D4" w14:textId="22EA28B2" w:rsidR="00341B5B" w:rsidDel="00FA4964" w:rsidRDefault="003E6BDD">
            <w:pPr>
              <w:widowControl/>
              <w:pBdr>
                <w:top w:val="nil"/>
                <w:left w:val="nil"/>
                <w:bottom w:val="nil"/>
                <w:right w:val="nil"/>
                <w:between w:val="nil"/>
              </w:pBdr>
              <w:spacing w:before="120" w:after="120" w:line="240" w:lineRule="auto"/>
              <w:rPr>
                <w:del w:id="1177" w:author="Igor Santiago" w:date="2022-06-09T01:05:00Z"/>
                <w:color w:val="0070C0"/>
              </w:rPr>
            </w:pPr>
            <w:del w:id="1178" w:author="Igor Santiago" w:date="2022-06-09T01:05:00Z">
              <w:r w:rsidDel="00FA4964">
                <w:rPr>
                  <w:color w:val="0070C0"/>
                </w:rPr>
                <w:delText>Interface de Impressão</w:delText>
              </w:r>
            </w:del>
          </w:p>
        </w:tc>
        <w:tc>
          <w:tcPr>
            <w:tcW w:w="1632" w:type="dxa"/>
          </w:tcPr>
          <w:p w14:paraId="2D3B9F56" w14:textId="772EA321" w:rsidR="00341B5B" w:rsidDel="00FA4964" w:rsidRDefault="003E6BDD">
            <w:pPr>
              <w:widowControl/>
              <w:pBdr>
                <w:top w:val="nil"/>
                <w:left w:val="nil"/>
                <w:bottom w:val="nil"/>
                <w:right w:val="nil"/>
                <w:between w:val="nil"/>
              </w:pBdr>
              <w:spacing w:before="120" w:after="120" w:line="240" w:lineRule="auto"/>
              <w:rPr>
                <w:del w:id="1179" w:author="Igor Santiago" w:date="2022-06-09T01:05:00Z"/>
                <w:color w:val="0070C0"/>
              </w:rPr>
            </w:pPr>
            <w:del w:id="1180" w:author="Igor Santiago" w:date="2022-06-09T01:05:00Z">
              <w:r w:rsidDel="00FA4964">
                <w:rPr>
                  <w:color w:val="0070C0"/>
                </w:rPr>
                <w:delText>Usuário comum</w:delText>
              </w:r>
            </w:del>
          </w:p>
        </w:tc>
        <w:tc>
          <w:tcPr>
            <w:tcW w:w="2393" w:type="dxa"/>
          </w:tcPr>
          <w:p w14:paraId="635C646E" w14:textId="366951EE" w:rsidR="00341B5B" w:rsidDel="00FA4964" w:rsidRDefault="003E6BDD">
            <w:pPr>
              <w:widowControl/>
              <w:pBdr>
                <w:top w:val="nil"/>
                <w:left w:val="nil"/>
                <w:bottom w:val="nil"/>
                <w:right w:val="nil"/>
                <w:between w:val="nil"/>
              </w:pBdr>
              <w:spacing w:before="120" w:after="120" w:line="240" w:lineRule="auto"/>
              <w:rPr>
                <w:del w:id="1181" w:author="Igor Santiago" w:date="2022-06-09T01:05:00Z"/>
                <w:color w:val="0070C0"/>
              </w:rPr>
            </w:pPr>
            <w:del w:id="1182" w:author="Igor Santiago" w:date="2022-06-09T01:05:00Z">
              <w:r w:rsidDel="00FA4964">
                <w:rPr>
                  <w:color w:val="0070C0"/>
                </w:rPr>
                <w:delText>Impressão de Mapa</w:delText>
              </w:r>
            </w:del>
          </w:p>
        </w:tc>
        <w:tc>
          <w:tcPr>
            <w:tcW w:w="2885" w:type="dxa"/>
            <w:vAlign w:val="center"/>
          </w:tcPr>
          <w:p w14:paraId="6A85C705" w14:textId="15F39DFC" w:rsidR="00341B5B" w:rsidDel="00FA4964" w:rsidRDefault="003E6BDD">
            <w:pPr>
              <w:widowControl/>
              <w:pBdr>
                <w:top w:val="nil"/>
                <w:left w:val="nil"/>
                <w:bottom w:val="nil"/>
                <w:right w:val="nil"/>
                <w:between w:val="nil"/>
              </w:pBdr>
              <w:spacing w:before="120" w:after="120" w:line="240" w:lineRule="auto"/>
              <w:rPr>
                <w:del w:id="1183" w:author="Igor Santiago" w:date="2022-06-09T01:05:00Z"/>
                <w:color w:val="0070C0"/>
              </w:rPr>
            </w:pPr>
            <w:del w:id="1184" w:author="Igor Santiago" w:date="2022-06-09T01:05:00Z">
              <w:r w:rsidDel="00FA4964">
                <w:rPr>
                  <w:color w:val="0070C0"/>
                </w:rPr>
                <w:delText>Permite ao usuário enviar mapas para a impressora conectada ao sistema</w:delText>
              </w:r>
            </w:del>
          </w:p>
        </w:tc>
      </w:tr>
    </w:tbl>
    <w:p w14:paraId="575B8930" w14:textId="38557426" w:rsidR="00341B5B" w:rsidDel="00FA4964" w:rsidRDefault="00341B5B">
      <w:pPr>
        <w:widowControl/>
        <w:pBdr>
          <w:top w:val="nil"/>
          <w:left w:val="nil"/>
          <w:bottom w:val="nil"/>
          <w:right w:val="nil"/>
          <w:between w:val="nil"/>
        </w:pBdr>
        <w:spacing w:line="240" w:lineRule="auto"/>
        <w:jc w:val="both"/>
        <w:rPr>
          <w:del w:id="1185" w:author="Igor Santiago" w:date="2022-06-09T01:05:00Z"/>
          <w:color w:val="0070C0"/>
        </w:rPr>
      </w:pPr>
    </w:p>
    <w:p w14:paraId="6DAAE3AE" w14:textId="102EB3E2" w:rsidR="00341B5B" w:rsidDel="00FA4964" w:rsidRDefault="003E6BDD">
      <w:pPr>
        <w:widowControl/>
        <w:pBdr>
          <w:top w:val="nil"/>
          <w:left w:val="nil"/>
          <w:bottom w:val="nil"/>
          <w:right w:val="nil"/>
          <w:between w:val="nil"/>
        </w:pBdr>
        <w:spacing w:line="240" w:lineRule="auto"/>
        <w:ind w:left="708"/>
        <w:jc w:val="both"/>
        <w:rPr>
          <w:del w:id="1186" w:author="Igor Santiago" w:date="2022-06-09T01:05:00Z"/>
          <w:color w:val="0070C0"/>
        </w:rPr>
      </w:pPr>
      <w:del w:id="1187" w:author="Igor Santiago" w:date="2022-06-09T01:05:00Z">
        <w:r w:rsidDel="00FA4964">
          <w:rPr>
            <w:color w:val="0070C0"/>
          </w:rPr>
          <w:delText>Para cada interface de hardware é necessario descrever os atores que a utilizam, a fonte de dados entrada o destino dos dados de saída e o formato dos dados que nela trafegam, além dos relacionamentos com as demais interfaces do sistema.</w:delText>
        </w:r>
      </w:del>
    </w:p>
    <w:p w14:paraId="4FED83F8" w14:textId="6AB79B59" w:rsidR="00341B5B" w:rsidDel="00FA4964" w:rsidRDefault="00341B5B">
      <w:pPr>
        <w:widowControl/>
        <w:pBdr>
          <w:top w:val="nil"/>
          <w:left w:val="nil"/>
          <w:bottom w:val="nil"/>
          <w:right w:val="nil"/>
          <w:between w:val="nil"/>
        </w:pBdr>
        <w:spacing w:line="240" w:lineRule="auto"/>
        <w:ind w:left="708"/>
        <w:jc w:val="both"/>
        <w:rPr>
          <w:del w:id="1188" w:author="Igor Santiago" w:date="2022-06-09T01:05:00Z"/>
          <w:color w:val="0070C0"/>
        </w:rPr>
      </w:pPr>
    </w:p>
    <w:p w14:paraId="65ECA160" w14:textId="06FA6DFF" w:rsidR="00341B5B" w:rsidDel="00FA4964" w:rsidRDefault="003E6BDD">
      <w:pPr>
        <w:pStyle w:val="Ttulo3"/>
        <w:numPr>
          <w:ilvl w:val="2"/>
          <w:numId w:val="9"/>
        </w:numPr>
        <w:rPr>
          <w:del w:id="1189" w:author="Igor Santiago" w:date="2022-06-09T01:05:00Z"/>
          <w:color w:val="0070C0"/>
        </w:rPr>
      </w:pPr>
      <w:bookmarkStart w:id="1190" w:name="_heading=h.2xcytpi" w:colFirst="0" w:colLast="0"/>
      <w:bookmarkEnd w:id="1190"/>
      <w:del w:id="1191" w:author="Igor Santiago" w:date="2022-06-09T01:05:00Z">
        <w:r w:rsidDel="00FA4964">
          <w:rPr>
            <w:color w:val="0070C0"/>
          </w:rPr>
          <w:delText>Interface com o Servidor de Documentos</w:delText>
        </w:r>
      </w:del>
    </w:p>
    <w:p w14:paraId="41F7C960" w14:textId="3CC0918F" w:rsidR="00341B5B" w:rsidDel="00FA4964" w:rsidRDefault="003E6BDD">
      <w:pPr>
        <w:widowControl/>
        <w:pBdr>
          <w:top w:val="nil"/>
          <w:left w:val="nil"/>
          <w:bottom w:val="nil"/>
          <w:right w:val="nil"/>
          <w:between w:val="nil"/>
        </w:pBdr>
        <w:spacing w:line="240" w:lineRule="auto"/>
        <w:ind w:left="708"/>
        <w:jc w:val="both"/>
        <w:rPr>
          <w:del w:id="1192" w:author="Igor Santiago" w:date="2022-06-09T01:05:00Z"/>
          <w:color w:val="0070C0"/>
        </w:rPr>
      </w:pPr>
      <w:del w:id="1193" w:author="Igor Santiago" w:date="2022-06-09T01:05:00Z">
        <w:r w:rsidDel="00FA4964">
          <w:rPr>
            <w:color w:val="0070C0"/>
          </w:rPr>
          <w:tab/>
          <w:delText>Será necessário uma conexão de rede, com privilégio de leitura, ao servidor que executa o diretório de documentos para aquisição de dados em diretório compartilhado.</w:delText>
        </w:r>
      </w:del>
    </w:p>
    <w:p w14:paraId="59F5381F" w14:textId="429CF46A" w:rsidR="00341B5B" w:rsidDel="00FA4964" w:rsidRDefault="00341B5B">
      <w:pPr>
        <w:rPr>
          <w:del w:id="1194" w:author="Igor Santiago" w:date="2022-06-09T01:05:00Z"/>
        </w:rPr>
      </w:pPr>
    </w:p>
    <w:p w14:paraId="2F76EBB5" w14:textId="711FD005" w:rsidR="00341B5B" w:rsidDel="00FA4964" w:rsidRDefault="003E6BDD">
      <w:pPr>
        <w:pStyle w:val="Ttulo4"/>
        <w:numPr>
          <w:ilvl w:val="3"/>
          <w:numId w:val="9"/>
        </w:numPr>
        <w:rPr>
          <w:del w:id="1195" w:author="Igor Santiago" w:date="2022-06-09T01:05:00Z"/>
          <w:color w:val="0070C0"/>
        </w:rPr>
      </w:pPr>
      <w:del w:id="1196" w:author="Igor Santiago" w:date="2022-06-09T01:05:00Z">
        <w:r w:rsidDel="00FA4964">
          <w:rPr>
            <w:color w:val="0070C0"/>
          </w:rPr>
          <w:delText>Fonte de Entrada</w:delText>
        </w:r>
      </w:del>
    </w:p>
    <w:p w14:paraId="003D4E8F" w14:textId="0DBE7D6E" w:rsidR="00341B5B" w:rsidDel="00FA4964" w:rsidRDefault="003E6BDD">
      <w:pPr>
        <w:widowControl/>
        <w:pBdr>
          <w:top w:val="nil"/>
          <w:left w:val="nil"/>
          <w:bottom w:val="nil"/>
          <w:right w:val="nil"/>
          <w:between w:val="nil"/>
        </w:pBdr>
        <w:spacing w:line="240" w:lineRule="auto"/>
        <w:ind w:left="708"/>
        <w:jc w:val="both"/>
        <w:rPr>
          <w:del w:id="1197" w:author="Igor Santiago" w:date="2022-06-09T01:05:00Z"/>
          <w:color w:val="0070C0"/>
        </w:rPr>
      </w:pPr>
      <w:del w:id="1198" w:author="Igor Santiago" w:date="2022-06-09T01:05:00Z">
        <w:r w:rsidDel="00FA4964">
          <w:rPr>
            <w:color w:val="0070C0"/>
          </w:rPr>
          <w:delText xml:space="preserve">Como o servidor documentos executa no no sistema operacional Linux, os arquivos serão compartilhado via o software SAMBA. </w:delText>
        </w:r>
      </w:del>
    </w:p>
    <w:p w14:paraId="4AFB6238" w14:textId="5FDE9909" w:rsidR="00341B5B" w:rsidDel="00FA4964" w:rsidRDefault="00341B5B">
      <w:pPr>
        <w:widowControl/>
        <w:pBdr>
          <w:top w:val="nil"/>
          <w:left w:val="nil"/>
          <w:bottom w:val="nil"/>
          <w:right w:val="nil"/>
          <w:between w:val="nil"/>
        </w:pBdr>
        <w:tabs>
          <w:tab w:val="right" w:pos="9922"/>
        </w:tabs>
        <w:spacing w:line="240" w:lineRule="auto"/>
        <w:rPr>
          <w:del w:id="1199" w:author="Igor Santiago" w:date="2022-06-09T01:05:00Z"/>
          <w:b/>
          <w:color w:val="0070C0"/>
          <w:sz w:val="22"/>
          <w:szCs w:val="22"/>
        </w:rPr>
      </w:pPr>
    </w:p>
    <w:p w14:paraId="28F3E6DF" w14:textId="4FE83BF0" w:rsidR="00341B5B" w:rsidDel="00FA4964" w:rsidRDefault="003E6BDD">
      <w:pPr>
        <w:pStyle w:val="Ttulo4"/>
        <w:numPr>
          <w:ilvl w:val="3"/>
          <w:numId w:val="9"/>
        </w:numPr>
        <w:rPr>
          <w:del w:id="1200" w:author="Igor Santiago" w:date="2022-06-09T01:05:00Z"/>
          <w:color w:val="0070C0"/>
        </w:rPr>
      </w:pPr>
      <w:del w:id="1201" w:author="Igor Santiago" w:date="2022-06-09T01:05:00Z">
        <w:r w:rsidDel="00FA4964">
          <w:rPr>
            <w:color w:val="0070C0"/>
          </w:rPr>
          <w:delText>Destino de Saída</w:delText>
        </w:r>
      </w:del>
    </w:p>
    <w:p w14:paraId="2FECC9C9" w14:textId="6F6D6CF5" w:rsidR="00341B5B" w:rsidDel="00FA4964" w:rsidRDefault="003E6BDD">
      <w:pPr>
        <w:widowControl/>
        <w:pBdr>
          <w:top w:val="nil"/>
          <w:left w:val="nil"/>
          <w:bottom w:val="nil"/>
          <w:right w:val="nil"/>
          <w:between w:val="nil"/>
        </w:pBdr>
        <w:spacing w:line="240" w:lineRule="auto"/>
        <w:ind w:left="708"/>
        <w:jc w:val="both"/>
        <w:rPr>
          <w:del w:id="1202" w:author="Igor Santiago" w:date="2022-06-09T01:05:00Z"/>
          <w:color w:val="0070C0"/>
        </w:rPr>
      </w:pPr>
      <w:del w:id="1203" w:author="Igor Santiago" w:date="2022-06-09T01:05:00Z">
        <w:r w:rsidDel="00FA4964">
          <w:rPr>
            <w:color w:val="0070C0"/>
          </w:rPr>
          <w:delText>Não se aplica.</w:delText>
        </w:r>
      </w:del>
    </w:p>
    <w:p w14:paraId="2A05F684" w14:textId="53F9D5D5" w:rsidR="00341B5B" w:rsidDel="00FA4964" w:rsidRDefault="00341B5B">
      <w:pPr>
        <w:widowControl/>
        <w:pBdr>
          <w:top w:val="nil"/>
          <w:left w:val="nil"/>
          <w:bottom w:val="nil"/>
          <w:right w:val="nil"/>
          <w:between w:val="nil"/>
        </w:pBdr>
        <w:tabs>
          <w:tab w:val="right" w:pos="9922"/>
        </w:tabs>
        <w:spacing w:line="240" w:lineRule="auto"/>
        <w:rPr>
          <w:del w:id="1204" w:author="Igor Santiago" w:date="2022-06-09T01:05:00Z"/>
          <w:b/>
          <w:color w:val="0070C0"/>
          <w:sz w:val="22"/>
          <w:szCs w:val="22"/>
        </w:rPr>
      </w:pPr>
    </w:p>
    <w:p w14:paraId="41CEFF45" w14:textId="6F5E5D37" w:rsidR="00341B5B" w:rsidDel="00FA4964" w:rsidRDefault="003E6BDD">
      <w:pPr>
        <w:pStyle w:val="Ttulo4"/>
        <w:numPr>
          <w:ilvl w:val="3"/>
          <w:numId w:val="9"/>
        </w:numPr>
        <w:rPr>
          <w:del w:id="1205" w:author="Igor Santiago" w:date="2022-06-09T01:05:00Z"/>
          <w:color w:val="0070C0"/>
        </w:rPr>
      </w:pPr>
      <w:del w:id="1206" w:author="Igor Santiago" w:date="2022-06-09T01:05:00Z">
        <w:r w:rsidDel="00FA4964">
          <w:rPr>
            <w:color w:val="0070C0"/>
          </w:rPr>
          <w:delText>Relacionamento com outras interfaces</w:delText>
        </w:r>
      </w:del>
    </w:p>
    <w:p w14:paraId="3D23C153" w14:textId="1660B79A" w:rsidR="00341B5B" w:rsidDel="00FA4964" w:rsidRDefault="003E6BDD">
      <w:pPr>
        <w:widowControl/>
        <w:pBdr>
          <w:top w:val="nil"/>
          <w:left w:val="nil"/>
          <w:bottom w:val="nil"/>
          <w:right w:val="nil"/>
          <w:between w:val="nil"/>
        </w:pBdr>
        <w:spacing w:line="240" w:lineRule="auto"/>
        <w:ind w:left="708"/>
        <w:jc w:val="both"/>
        <w:rPr>
          <w:del w:id="1207" w:author="Igor Santiago" w:date="2022-06-09T01:05:00Z"/>
          <w:color w:val="0070C0"/>
        </w:rPr>
      </w:pPr>
      <w:del w:id="1208" w:author="Igor Santiago" w:date="2022-06-09T01:05:00Z">
        <w:r w:rsidDel="00FA4964">
          <w:rPr>
            <w:color w:val="0070C0"/>
          </w:rPr>
          <w:delText>Não se aplica.</w:delText>
        </w:r>
      </w:del>
    </w:p>
    <w:p w14:paraId="1FBC5D07" w14:textId="17704CFD" w:rsidR="00341B5B" w:rsidDel="00FA4964" w:rsidRDefault="00341B5B">
      <w:pPr>
        <w:widowControl/>
        <w:pBdr>
          <w:top w:val="nil"/>
          <w:left w:val="nil"/>
          <w:bottom w:val="nil"/>
          <w:right w:val="nil"/>
          <w:between w:val="nil"/>
        </w:pBdr>
        <w:tabs>
          <w:tab w:val="right" w:pos="9922"/>
        </w:tabs>
        <w:spacing w:line="240" w:lineRule="auto"/>
        <w:rPr>
          <w:del w:id="1209" w:author="Igor Santiago" w:date="2022-06-09T01:05:00Z"/>
          <w:b/>
          <w:color w:val="0070C0"/>
          <w:sz w:val="22"/>
          <w:szCs w:val="22"/>
        </w:rPr>
      </w:pPr>
    </w:p>
    <w:p w14:paraId="1849A126" w14:textId="055EC242" w:rsidR="00341B5B" w:rsidDel="00FA4964" w:rsidRDefault="003E6BDD">
      <w:pPr>
        <w:pStyle w:val="Ttulo4"/>
        <w:numPr>
          <w:ilvl w:val="3"/>
          <w:numId w:val="9"/>
        </w:numPr>
        <w:rPr>
          <w:del w:id="1210" w:author="Igor Santiago" w:date="2022-06-09T01:05:00Z"/>
          <w:color w:val="0070C0"/>
        </w:rPr>
      </w:pPr>
      <w:del w:id="1211" w:author="Igor Santiago" w:date="2022-06-09T01:05:00Z">
        <w:r w:rsidDel="00FA4964">
          <w:rPr>
            <w:color w:val="0070C0"/>
          </w:rPr>
          <w:delText>Formato</w:delText>
        </w:r>
      </w:del>
    </w:p>
    <w:p w14:paraId="5BB7ECD8" w14:textId="37CA9BE6" w:rsidR="00341B5B" w:rsidDel="00FA4964" w:rsidRDefault="003E6BDD">
      <w:pPr>
        <w:widowControl/>
        <w:pBdr>
          <w:top w:val="nil"/>
          <w:left w:val="nil"/>
          <w:bottom w:val="nil"/>
          <w:right w:val="nil"/>
          <w:between w:val="nil"/>
        </w:pBdr>
        <w:spacing w:line="240" w:lineRule="auto"/>
        <w:ind w:left="708"/>
        <w:jc w:val="both"/>
        <w:rPr>
          <w:del w:id="1212" w:author="Igor Santiago" w:date="2022-06-09T01:05:00Z"/>
          <w:color w:val="0070C0"/>
        </w:rPr>
      </w:pPr>
      <w:del w:id="1213" w:author="Igor Santiago" w:date="2022-06-09T01:05:00Z">
        <w:r w:rsidDel="00FA4964">
          <w:rPr>
            <w:color w:val="0070C0"/>
          </w:rPr>
          <w:delText>Não se aplica.</w:delText>
        </w:r>
      </w:del>
    </w:p>
    <w:p w14:paraId="3A060398" w14:textId="72CB9CCB" w:rsidR="00341B5B" w:rsidDel="00FA4964" w:rsidRDefault="00341B5B">
      <w:pPr>
        <w:widowControl/>
        <w:pBdr>
          <w:top w:val="nil"/>
          <w:left w:val="nil"/>
          <w:bottom w:val="nil"/>
          <w:right w:val="nil"/>
          <w:between w:val="nil"/>
        </w:pBdr>
        <w:tabs>
          <w:tab w:val="right" w:pos="9922"/>
        </w:tabs>
        <w:spacing w:line="240" w:lineRule="auto"/>
        <w:rPr>
          <w:del w:id="1214" w:author="Igor Santiago" w:date="2022-06-09T01:05:00Z"/>
          <w:b/>
          <w:color w:val="0070C0"/>
          <w:sz w:val="22"/>
          <w:szCs w:val="22"/>
        </w:rPr>
      </w:pPr>
    </w:p>
    <w:p w14:paraId="13C4B1FE" w14:textId="44473293" w:rsidR="00341B5B" w:rsidDel="00FA4964" w:rsidRDefault="003E6BDD">
      <w:pPr>
        <w:pStyle w:val="Ttulo2"/>
        <w:numPr>
          <w:ilvl w:val="1"/>
          <w:numId w:val="9"/>
        </w:numPr>
        <w:rPr>
          <w:del w:id="1215" w:author="Igor Santiago" w:date="2022-06-09T01:05:00Z"/>
          <w:color w:val="0070C0"/>
        </w:rPr>
      </w:pPr>
      <w:bookmarkStart w:id="1216" w:name="_heading=h.1ci93xb" w:colFirst="0" w:colLast="0"/>
      <w:bookmarkEnd w:id="1216"/>
      <w:del w:id="1217" w:author="Igor Santiago" w:date="2022-06-09T01:05:00Z">
        <w:r w:rsidDel="00FA4964">
          <w:rPr>
            <w:color w:val="0070C0"/>
          </w:rPr>
          <w:delText>Interfaces de Software</w:delText>
        </w:r>
      </w:del>
    </w:p>
    <w:p w14:paraId="7BED1398" w14:textId="7A6BFB94" w:rsidR="00341B5B" w:rsidDel="00FA4964" w:rsidRDefault="00341B5B">
      <w:pPr>
        <w:widowControl/>
        <w:pBdr>
          <w:top w:val="nil"/>
          <w:left w:val="nil"/>
          <w:bottom w:val="nil"/>
          <w:right w:val="nil"/>
          <w:between w:val="nil"/>
        </w:pBdr>
        <w:tabs>
          <w:tab w:val="right" w:pos="9922"/>
        </w:tabs>
        <w:spacing w:line="240" w:lineRule="auto"/>
        <w:rPr>
          <w:del w:id="1218" w:author="Igor Santiago" w:date="2022-06-09T01:05:00Z"/>
          <w:b/>
          <w:color w:val="0070C0"/>
          <w:sz w:val="22"/>
          <w:szCs w:val="22"/>
        </w:rPr>
      </w:pPr>
    </w:p>
    <w:p w14:paraId="5115A282" w14:textId="4ABBB37B" w:rsidR="00341B5B" w:rsidDel="00FA4964" w:rsidRDefault="003E6BDD">
      <w:pPr>
        <w:widowControl/>
        <w:pBdr>
          <w:top w:val="nil"/>
          <w:left w:val="nil"/>
          <w:bottom w:val="nil"/>
          <w:right w:val="nil"/>
          <w:between w:val="nil"/>
        </w:pBdr>
        <w:spacing w:line="240" w:lineRule="auto"/>
        <w:ind w:left="708"/>
        <w:jc w:val="both"/>
        <w:rPr>
          <w:del w:id="1219" w:author="Igor Santiago" w:date="2022-06-09T01:05:00Z"/>
          <w:color w:val="0070C0"/>
        </w:rPr>
      </w:pPr>
      <w:del w:id="1220" w:author="Igor Santiago" w:date="2022-06-09T01:05:00Z">
        <w:r w:rsidDel="00FA4964">
          <w:rPr>
            <w:color w:val="0070C0"/>
          </w:rPr>
          <w:delText xml:space="preserve">Descreve-se aqui a comunicação do sistema com algum outro sistema. </w:delText>
        </w:r>
      </w:del>
    </w:p>
    <w:p w14:paraId="46082B78" w14:textId="1DE1494E" w:rsidR="00341B5B" w:rsidDel="00FA4964" w:rsidRDefault="00341B5B">
      <w:pPr>
        <w:widowControl/>
        <w:spacing w:line="240" w:lineRule="auto"/>
        <w:jc w:val="center"/>
        <w:rPr>
          <w:del w:id="1221" w:author="Igor Santiago" w:date="2022-06-09T01:05:00Z"/>
          <w:color w:val="0070C0"/>
        </w:rPr>
      </w:pPr>
    </w:p>
    <w:p w14:paraId="4278770E" w14:textId="55979629" w:rsidR="00341B5B" w:rsidDel="00FA4964" w:rsidRDefault="003E6BDD">
      <w:pPr>
        <w:widowControl/>
        <w:spacing w:line="240" w:lineRule="auto"/>
        <w:jc w:val="center"/>
        <w:rPr>
          <w:del w:id="1222" w:author="Igor Santiago" w:date="2022-06-09T01:05:00Z"/>
          <w:b/>
          <w:color w:val="0070C0"/>
        </w:rPr>
      </w:pPr>
      <w:del w:id="1223" w:author="Igor Santiago" w:date="2022-06-09T01:05:00Z">
        <w:r w:rsidDel="00FA4964">
          <w:rPr>
            <w:b/>
            <w:color w:val="0070C0"/>
          </w:rPr>
          <w:delText>Tabela 7: Lista de Interfaces de Hardware</w:delText>
        </w:r>
      </w:del>
    </w:p>
    <w:tbl>
      <w:tblPr>
        <w:tblStyle w:val="a6"/>
        <w:tblW w:w="9360" w:type="dxa"/>
        <w:jc w:val="center"/>
        <w:tblBorders>
          <w:top w:val="single" w:sz="12" w:space="0" w:color="808080"/>
          <w:bottom w:val="single" w:sz="12" w:space="0" w:color="808080"/>
          <w:insideH w:val="dotted" w:sz="4" w:space="0" w:color="808080"/>
          <w:insideV w:val="dotted" w:sz="4" w:space="0" w:color="808080"/>
        </w:tblBorders>
        <w:tblLayout w:type="fixed"/>
        <w:tblLook w:val="0000" w:firstRow="0" w:lastRow="0" w:firstColumn="0" w:lastColumn="0" w:noHBand="0" w:noVBand="0"/>
      </w:tblPr>
      <w:tblGrid>
        <w:gridCol w:w="972"/>
        <w:gridCol w:w="1470"/>
        <w:gridCol w:w="1640"/>
        <w:gridCol w:w="2447"/>
        <w:gridCol w:w="2831"/>
      </w:tblGrid>
      <w:tr w:rsidR="00341B5B" w:rsidDel="00FA4964" w14:paraId="4DB1DC91" w14:textId="177CB7ED">
        <w:trPr>
          <w:tblHeader/>
          <w:jc w:val="center"/>
          <w:del w:id="1224" w:author="Igor Santiago" w:date="2022-06-09T01:05:00Z"/>
        </w:trPr>
        <w:tc>
          <w:tcPr>
            <w:tcW w:w="972" w:type="dxa"/>
            <w:shd w:val="clear" w:color="auto" w:fill="003366"/>
            <w:vAlign w:val="center"/>
          </w:tcPr>
          <w:p w14:paraId="227C3379" w14:textId="49DF5178" w:rsidR="00341B5B" w:rsidDel="00FA4964" w:rsidRDefault="003E6BDD">
            <w:pPr>
              <w:jc w:val="center"/>
              <w:rPr>
                <w:del w:id="1225" w:author="Igor Santiago" w:date="2022-06-09T01:05:00Z"/>
                <w:b/>
                <w:color w:val="FFFFFF"/>
              </w:rPr>
            </w:pPr>
            <w:del w:id="1226" w:author="Igor Santiago" w:date="2022-06-09T01:05:00Z">
              <w:r w:rsidDel="00FA4964">
                <w:rPr>
                  <w:b/>
                  <w:color w:val="FFFFFF"/>
                </w:rPr>
                <w:delText>Número</w:delText>
              </w:r>
            </w:del>
          </w:p>
        </w:tc>
        <w:tc>
          <w:tcPr>
            <w:tcW w:w="1470" w:type="dxa"/>
            <w:shd w:val="clear" w:color="auto" w:fill="003366"/>
            <w:vAlign w:val="center"/>
          </w:tcPr>
          <w:p w14:paraId="11CF6534" w14:textId="58545F83" w:rsidR="00341B5B" w:rsidDel="00FA4964" w:rsidRDefault="003E6BDD">
            <w:pPr>
              <w:jc w:val="center"/>
              <w:rPr>
                <w:del w:id="1227" w:author="Igor Santiago" w:date="2022-06-09T01:05:00Z"/>
                <w:b/>
              </w:rPr>
            </w:pPr>
            <w:del w:id="1228" w:author="Igor Santiago" w:date="2022-06-09T01:05:00Z">
              <w:r w:rsidDel="00FA4964">
                <w:rPr>
                  <w:b/>
                </w:rPr>
                <w:delText>Interface</w:delText>
              </w:r>
            </w:del>
          </w:p>
        </w:tc>
        <w:tc>
          <w:tcPr>
            <w:tcW w:w="1640" w:type="dxa"/>
            <w:shd w:val="clear" w:color="auto" w:fill="003366"/>
          </w:tcPr>
          <w:p w14:paraId="5C6A30DD" w14:textId="4D4E567A" w:rsidR="00341B5B" w:rsidDel="00FA4964" w:rsidRDefault="003E6BDD">
            <w:pPr>
              <w:jc w:val="center"/>
              <w:rPr>
                <w:del w:id="1229" w:author="Igor Santiago" w:date="2022-06-09T01:05:00Z"/>
                <w:b/>
                <w:color w:val="FFFFFF"/>
              </w:rPr>
            </w:pPr>
            <w:del w:id="1230" w:author="Igor Santiago" w:date="2022-06-09T01:05:00Z">
              <w:r w:rsidDel="00FA4964">
                <w:rPr>
                  <w:b/>
                  <w:color w:val="FFFFFF"/>
                </w:rPr>
                <w:delText>Atores</w:delText>
              </w:r>
            </w:del>
          </w:p>
        </w:tc>
        <w:tc>
          <w:tcPr>
            <w:tcW w:w="2447" w:type="dxa"/>
            <w:shd w:val="clear" w:color="auto" w:fill="003366"/>
          </w:tcPr>
          <w:p w14:paraId="70E1783B" w14:textId="48733F4A" w:rsidR="00341B5B" w:rsidDel="00FA4964" w:rsidRDefault="003E6BDD">
            <w:pPr>
              <w:jc w:val="center"/>
              <w:rPr>
                <w:del w:id="1231" w:author="Igor Santiago" w:date="2022-06-09T01:05:00Z"/>
                <w:b/>
                <w:color w:val="FFFFFF"/>
              </w:rPr>
            </w:pPr>
            <w:del w:id="1232" w:author="Igor Santiago" w:date="2022-06-09T01:05:00Z">
              <w:r w:rsidDel="00FA4964">
                <w:rPr>
                  <w:b/>
                </w:rPr>
                <w:delText>Caso de Uso</w:delText>
              </w:r>
            </w:del>
          </w:p>
        </w:tc>
        <w:tc>
          <w:tcPr>
            <w:tcW w:w="2831" w:type="dxa"/>
            <w:shd w:val="clear" w:color="auto" w:fill="003366"/>
            <w:vAlign w:val="center"/>
          </w:tcPr>
          <w:p w14:paraId="14CE697F" w14:textId="3F902232" w:rsidR="00341B5B" w:rsidDel="00FA4964" w:rsidRDefault="003E6BDD">
            <w:pPr>
              <w:jc w:val="center"/>
              <w:rPr>
                <w:del w:id="1233" w:author="Igor Santiago" w:date="2022-06-09T01:05:00Z"/>
                <w:b/>
                <w:color w:val="FFFFFF"/>
              </w:rPr>
            </w:pPr>
            <w:del w:id="1234" w:author="Igor Santiago" w:date="2022-06-09T01:05:00Z">
              <w:r w:rsidDel="00FA4964">
                <w:rPr>
                  <w:b/>
                  <w:color w:val="FFFFFF"/>
                </w:rPr>
                <w:delText>Des</w:delText>
              </w:r>
              <w:r w:rsidDel="00FA4964">
                <w:rPr>
                  <w:b/>
                </w:rPr>
                <w:delText>cri</w:delText>
              </w:r>
              <w:r w:rsidDel="00FA4964">
                <w:rPr>
                  <w:b/>
                  <w:color w:val="FFFFFF"/>
                </w:rPr>
                <w:delText>ção</w:delText>
              </w:r>
            </w:del>
          </w:p>
        </w:tc>
      </w:tr>
      <w:tr w:rsidR="00341B5B" w:rsidDel="00FA4964" w14:paraId="3C099370" w14:textId="64529AE0">
        <w:trPr>
          <w:cantSplit/>
          <w:jc w:val="center"/>
          <w:del w:id="1235" w:author="Igor Santiago" w:date="2022-06-09T01:05:00Z"/>
        </w:trPr>
        <w:tc>
          <w:tcPr>
            <w:tcW w:w="972" w:type="dxa"/>
            <w:vAlign w:val="center"/>
          </w:tcPr>
          <w:p w14:paraId="3B677FB1" w14:textId="31A0BA06" w:rsidR="00341B5B" w:rsidDel="00FA4964" w:rsidRDefault="003E6BDD">
            <w:pPr>
              <w:widowControl/>
              <w:pBdr>
                <w:top w:val="nil"/>
                <w:left w:val="nil"/>
                <w:bottom w:val="nil"/>
                <w:right w:val="nil"/>
                <w:between w:val="nil"/>
              </w:pBdr>
              <w:spacing w:before="120" w:after="120" w:line="240" w:lineRule="auto"/>
              <w:rPr>
                <w:del w:id="1236" w:author="Igor Santiago" w:date="2022-06-09T01:05:00Z"/>
                <w:color w:val="000000"/>
              </w:rPr>
            </w:pPr>
            <w:del w:id="1237" w:author="Igor Santiago" w:date="2022-06-09T01:05:00Z">
              <w:r w:rsidDel="00FA4964">
                <w:rPr>
                  <w:color w:val="000000"/>
                </w:rPr>
                <w:delText>1</w:delText>
              </w:r>
            </w:del>
          </w:p>
        </w:tc>
        <w:tc>
          <w:tcPr>
            <w:tcW w:w="1470" w:type="dxa"/>
            <w:vAlign w:val="center"/>
          </w:tcPr>
          <w:p w14:paraId="0C9A7B0D" w14:textId="5D027EAA" w:rsidR="00341B5B" w:rsidDel="00FA4964" w:rsidRDefault="003E6BDD">
            <w:pPr>
              <w:widowControl/>
              <w:pBdr>
                <w:top w:val="nil"/>
                <w:left w:val="nil"/>
                <w:bottom w:val="nil"/>
                <w:right w:val="nil"/>
                <w:between w:val="nil"/>
              </w:pBdr>
              <w:spacing w:before="120" w:after="120" w:line="240" w:lineRule="auto"/>
              <w:rPr>
                <w:del w:id="1238" w:author="Igor Santiago" w:date="2022-06-09T01:05:00Z"/>
                <w:color w:val="0070C0"/>
              </w:rPr>
            </w:pPr>
            <w:del w:id="1239" w:author="Igor Santiago" w:date="2022-06-09T01:05:00Z">
              <w:r w:rsidDel="00FA4964">
                <w:rPr>
                  <w:color w:val="0070C0"/>
                </w:rPr>
                <w:delText>Diretório de Mapas</w:delText>
              </w:r>
            </w:del>
          </w:p>
        </w:tc>
        <w:tc>
          <w:tcPr>
            <w:tcW w:w="1640" w:type="dxa"/>
          </w:tcPr>
          <w:p w14:paraId="1D6F5BB8" w14:textId="43C221B0" w:rsidR="00341B5B" w:rsidDel="00FA4964" w:rsidRDefault="00341B5B">
            <w:pPr>
              <w:widowControl/>
              <w:pBdr>
                <w:top w:val="nil"/>
                <w:left w:val="nil"/>
                <w:bottom w:val="nil"/>
                <w:right w:val="nil"/>
                <w:between w:val="nil"/>
              </w:pBdr>
              <w:spacing w:before="120" w:after="120" w:line="240" w:lineRule="auto"/>
              <w:rPr>
                <w:del w:id="1240" w:author="Igor Santiago" w:date="2022-06-09T01:05:00Z"/>
                <w:color w:val="0070C0"/>
              </w:rPr>
            </w:pPr>
          </w:p>
          <w:p w14:paraId="541E6BF2" w14:textId="71FC4731" w:rsidR="00341B5B" w:rsidDel="00FA4964" w:rsidRDefault="003E6BDD">
            <w:pPr>
              <w:widowControl/>
              <w:pBdr>
                <w:top w:val="nil"/>
                <w:left w:val="nil"/>
                <w:bottom w:val="nil"/>
                <w:right w:val="nil"/>
                <w:between w:val="nil"/>
              </w:pBdr>
              <w:spacing w:before="120" w:after="120" w:line="240" w:lineRule="auto"/>
              <w:rPr>
                <w:del w:id="1241" w:author="Igor Santiago" w:date="2022-06-09T01:05:00Z"/>
                <w:color w:val="0070C0"/>
              </w:rPr>
            </w:pPr>
            <w:del w:id="1242" w:author="Igor Santiago" w:date="2022-06-09T01:05:00Z">
              <w:r w:rsidDel="00FA4964">
                <w:rPr>
                  <w:color w:val="0070C0"/>
                </w:rPr>
                <w:delText>Administrador</w:delText>
              </w:r>
            </w:del>
          </w:p>
        </w:tc>
        <w:tc>
          <w:tcPr>
            <w:tcW w:w="2447" w:type="dxa"/>
          </w:tcPr>
          <w:p w14:paraId="2E201568" w14:textId="6CFC3D9E" w:rsidR="00341B5B" w:rsidDel="00FA4964" w:rsidRDefault="003E6BDD">
            <w:pPr>
              <w:widowControl/>
              <w:pBdr>
                <w:top w:val="nil"/>
                <w:left w:val="nil"/>
                <w:bottom w:val="nil"/>
                <w:right w:val="nil"/>
                <w:between w:val="nil"/>
              </w:pBdr>
              <w:spacing w:before="120" w:after="120" w:line="240" w:lineRule="auto"/>
              <w:rPr>
                <w:del w:id="1243" w:author="Igor Santiago" w:date="2022-06-09T01:05:00Z"/>
                <w:color w:val="0070C0"/>
              </w:rPr>
            </w:pPr>
            <w:del w:id="1244" w:author="Igor Santiago" w:date="2022-06-09T01:05:00Z">
              <w:r w:rsidDel="00FA4964">
                <w:rPr>
                  <w:color w:val="0070C0"/>
                </w:rPr>
                <w:delText>Atualiza</w:delText>
              </w:r>
              <w:r w:rsidDel="00FA4964">
                <w:rPr>
                  <w:color w:val="0070C0"/>
                  <w:sz w:val="18"/>
                  <w:szCs w:val="18"/>
                </w:rPr>
                <w:delText>cão de Mapa Topografico</w:delText>
              </w:r>
            </w:del>
          </w:p>
        </w:tc>
        <w:tc>
          <w:tcPr>
            <w:tcW w:w="2831" w:type="dxa"/>
            <w:vAlign w:val="center"/>
          </w:tcPr>
          <w:p w14:paraId="1FE1FF3D" w14:textId="0869F7C3" w:rsidR="00341B5B" w:rsidDel="00FA4964" w:rsidRDefault="003E6BDD">
            <w:pPr>
              <w:widowControl/>
              <w:pBdr>
                <w:top w:val="nil"/>
                <w:left w:val="nil"/>
                <w:bottom w:val="nil"/>
                <w:right w:val="nil"/>
                <w:between w:val="nil"/>
              </w:pBdr>
              <w:spacing w:before="120" w:after="120" w:line="240" w:lineRule="auto"/>
              <w:rPr>
                <w:del w:id="1245" w:author="Igor Santiago" w:date="2022-06-09T01:05:00Z"/>
                <w:color w:val="0070C0"/>
              </w:rPr>
            </w:pPr>
            <w:del w:id="1246" w:author="Igor Santiago" w:date="2022-06-09T01:05:00Z">
              <w:r w:rsidDel="00FA4964">
                <w:rPr>
                  <w:color w:val="0070C0"/>
                </w:rPr>
                <w:delText>Interfa</w:delText>
              </w:r>
              <w:r w:rsidDel="00FA4964">
                <w:rPr>
                  <w:color w:val="0070C0"/>
                  <w:sz w:val="18"/>
                  <w:szCs w:val="18"/>
                </w:rPr>
                <w:delText>ce de integracão com o sistema “Diretorio de Mapas” da empresa XYZ através da qual mapas topograficos podem ser importados</w:delText>
              </w:r>
            </w:del>
          </w:p>
        </w:tc>
      </w:tr>
      <w:tr w:rsidR="00341B5B" w:rsidDel="00FA4964" w14:paraId="7AE7E55C" w14:textId="79F62EB4">
        <w:trPr>
          <w:cantSplit/>
          <w:jc w:val="center"/>
          <w:del w:id="1247" w:author="Igor Santiago" w:date="2022-06-09T01:05:00Z"/>
        </w:trPr>
        <w:tc>
          <w:tcPr>
            <w:tcW w:w="972" w:type="dxa"/>
            <w:vAlign w:val="center"/>
          </w:tcPr>
          <w:p w14:paraId="566A0614" w14:textId="09070EA0" w:rsidR="00341B5B" w:rsidDel="00FA4964" w:rsidRDefault="003E6BDD">
            <w:pPr>
              <w:widowControl/>
              <w:pBdr>
                <w:top w:val="nil"/>
                <w:left w:val="nil"/>
                <w:bottom w:val="nil"/>
                <w:right w:val="nil"/>
                <w:between w:val="nil"/>
              </w:pBdr>
              <w:spacing w:before="120" w:after="120" w:line="240" w:lineRule="auto"/>
              <w:rPr>
                <w:del w:id="1248" w:author="Igor Santiago" w:date="2022-06-09T01:05:00Z"/>
                <w:color w:val="000000"/>
              </w:rPr>
            </w:pPr>
            <w:del w:id="1249" w:author="Igor Santiago" w:date="2022-06-09T01:05:00Z">
              <w:r w:rsidDel="00FA4964">
                <w:rPr>
                  <w:color w:val="000000"/>
                </w:rPr>
                <w:delText>2</w:delText>
              </w:r>
            </w:del>
          </w:p>
        </w:tc>
        <w:tc>
          <w:tcPr>
            <w:tcW w:w="1470" w:type="dxa"/>
            <w:vAlign w:val="center"/>
          </w:tcPr>
          <w:p w14:paraId="3C7817AA" w14:textId="6EC8C685" w:rsidR="00341B5B" w:rsidDel="00FA4964" w:rsidRDefault="00341B5B">
            <w:pPr>
              <w:widowControl/>
              <w:pBdr>
                <w:top w:val="nil"/>
                <w:left w:val="nil"/>
                <w:bottom w:val="nil"/>
                <w:right w:val="nil"/>
                <w:between w:val="nil"/>
              </w:pBdr>
              <w:spacing w:before="120" w:after="120" w:line="240" w:lineRule="auto"/>
              <w:rPr>
                <w:del w:id="1250" w:author="Igor Santiago" w:date="2022-06-09T01:05:00Z"/>
                <w:color w:val="0070C0"/>
              </w:rPr>
            </w:pPr>
          </w:p>
        </w:tc>
        <w:tc>
          <w:tcPr>
            <w:tcW w:w="1640" w:type="dxa"/>
          </w:tcPr>
          <w:p w14:paraId="6630ABE6" w14:textId="2774D793" w:rsidR="00341B5B" w:rsidDel="00FA4964" w:rsidRDefault="00341B5B">
            <w:pPr>
              <w:widowControl/>
              <w:pBdr>
                <w:top w:val="nil"/>
                <w:left w:val="nil"/>
                <w:bottom w:val="nil"/>
                <w:right w:val="nil"/>
                <w:between w:val="nil"/>
              </w:pBdr>
              <w:spacing w:before="120" w:after="120" w:line="240" w:lineRule="auto"/>
              <w:rPr>
                <w:del w:id="1251" w:author="Igor Santiago" w:date="2022-06-09T01:05:00Z"/>
                <w:color w:val="0070C0"/>
              </w:rPr>
            </w:pPr>
          </w:p>
        </w:tc>
        <w:tc>
          <w:tcPr>
            <w:tcW w:w="2447" w:type="dxa"/>
          </w:tcPr>
          <w:p w14:paraId="743F79E8" w14:textId="487EF499" w:rsidR="00341B5B" w:rsidDel="00FA4964" w:rsidRDefault="00341B5B">
            <w:pPr>
              <w:widowControl/>
              <w:pBdr>
                <w:top w:val="nil"/>
                <w:left w:val="nil"/>
                <w:bottom w:val="nil"/>
                <w:right w:val="nil"/>
                <w:between w:val="nil"/>
              </w:pBdr>
              <w:spacing w:before="120" w:after="120" w:line="240" w:lineRule="auto"/>
              <w:rPr>
                <w:del w:id="1252" w:author="Igor Santiago" w:date="2022-06-09T01:05:00Z"/>
                <w:b/>
                <w:color w:val="0070C0"/>
              </w:rPr>
            </w:pPr>
          </w:p>
        </w:tc>
        <w:tc>
          <w:tcPr>
            <w:tcW w:w="2831" w:type="dxa"/>
            <w:vAlign w:val="center"/>
          </w:tcPr>
          <w:p w14:paraId="4234B3F0" w14:textId="497A7563" w:rsidR="00341B5B" w:rsidDel="00FA4964" w:rsidRDefault="00341B5B">
            <w:pPr>
              <w:widowControl/>
              <w:pBdr>
                <w:top w:val="nil"/>
                <w:left w:val="nil"/>
                <w:bottom w:val="nil"/>
                <w:right w:val="nil"/>
                <w:between w:val="nil"/>
              </w:pBdr>
              <w:spacing w:before="120" w:after="120" w:line="240" w:lineRule="auto"/>
              <w:rPr>
                <w:del w:id="1253" w:author="Igor Santiago" w:date="2022-06-09T01:05:00Z"/>
                <w:b/>
                <w:color w:val="0070C0"/>
              </w:rPr>
            </w:pPr>
          </w:p>
        </w:tc>
      </w:tr>
      <w:tr w:rsidR="00341B5B" w:rsidDel="00FA4964" w14:paraId="4C9A4034" w14:textId="1AE833A4">
        <w:trPr>
          <w:cantSplit/>
          <w:jc w:val="center"/>
          <w:del w:id="1254" w:author="Igor Santiago" w:date="2022-06-09T01:05:00Z"/>
        </w:trPr>
        <w:tc>
          <w:tcPr>
            <w:tcW w:w="972" w:type="dxa"/>
            <w:vAlign w:val="center"/>
          </w:tcPr>
          <w:p w14:paraId="2D56FF32" w14:textId="3A275FD4" w:rsidR="00341B5B" w:rsidDel="00FA4964" w:rsidRDefault="003E6BDD">
            <w:pPr>
              <w:widowControl/>
              <w:pBdr>
                <w:top w:val="nil"/>
                <w:left w:val="nil"/>
                <w:bottom w:val="nil"/>
                <w:right w:val="nil"/>
                <w:between w:val="nil"/>
              </w:pBdr>
              <w:spacing w:before="120" w:after="120" w:line="240" w:lineRule="auto"/>
              <w:rPr>
                <w:del w:id="1255" w:author="Igor Santiago" w:date="2022-06-09T01:05:00Z"/>
                <w:color w:val="000000"/>
              </w:rPr>
            </w:pPr>
            <w:del w:id="1256" w:author="Igor Santiago" w:date="2022-06-09T01:05:00Z">
              <w:r w:rsidDel="00FA4964">
                <w:rPr>
                  <w:color w:val="000000"/>
                </w:rPr>
                <w:delText>3</w:delText>
              </w:r>
            </w:del>
          </w:p>
        </w:tc>
        <w:tc>
          <w:tcPr>
            <w:tcW w:w="1470" w:type="dxa"/>
            <w:vAlign w:val="center"/>
          </w:tcPr>
          <w:p w14:paraId="7D88F5E8" w14:textId="139419C4" w:rsidR="00341B5B" w:rsidDel="00FA4964" w:rsidRDefault="00341B5B">
            <w:pPr>
              <w:widowControl/>
              <w:pBdr>
                <w:top w:val="nil"/>
                <w:left w:val="nil"/>
                <w:bottom w:val="nil"/>
                <w:right w:val="nil"/>
                <w:between w:val="nil"/>
              </w:pBdr>
              <w:spacing w:before="120" w:after="120" w:line="240" w:lineRule="auto"/>
              <w:rPr>
                <w:del w:id="1257" w:author="Igor Santiago" w:date="2022-06-09T01:05:00Z"/>
                <w:color w:val="0070C0"/>
              </w:rPr>
            </w:pPr>
          </w:p>
        </w:tc>
        <w:tc>
          <w:tcPr>
            <w:tcW w:w="1640" w:type="dxa"/>
          </w:tcPr>
          <w:p w14:paraId="0A4EAFD5" w14:textId="33AD2E33" w:rsidR="00341B5B" w:rsidDel="00FA4964" w:rsidRDefault="00341B5B">
            <w:pPr>
              <w:widowControl/>
              <w:pBdr>
                <w:top w:val="nil"/>
                <w:left w:val="nil"/>
                <w:bottom w:val="nil"/>
                <w:right w:val="nil"/>
                <w:between w:val="nil"/>
              </w:pBdr>
              <w:spacing w:before="120" w:after="120" w:line="240" w:lineRule="auto"/>
              <w:rPr>
                <w:del w:id="1258" w:author="Igor Santiago" w:date="2022-06-09T01:05:00Z"/>
                <w:color w:val="0070C0"/>
              </w:rPr>
            </w:pPr>
          </w:p>
        </w:tc>
        <w:tc>
          <w:tcPr>
            <w:tcW w:w="2447" w:type="dxa"/>
          </w:tcPr>
          <w:p w14:paraId="07BC3D3F" w14:textId="15D224A2" w:rsidR="00341B5B" w:rsidDel="00FA4964" w:rsidRDefault="00341B5B">
            <w:pPr>
              <w:widowControl/>
              <w:pBdr>
                <w:top w:val="nil"/>
                <w:left w:val="nil"/>
                <w:bottom w:val="nil"/>
                <w:right w:val="nil"/>
                <w:between w:val="nil"/>
              </w:pBdr>
              <w:spacing w:before="120" w:after="120" w:line="240" w:lineRule="auto"/>
              <w:rPr>
                <w:del w:id="1259" w:author="Igor Santiago" w:date="2022-06-09T01:05:00Z"/>
                <w:color w:val="0070C0"/>
              </w:rPr>
            </w:pPr>
          </w:p>
        </w:tc>
        <w:tc>
          <w:tcPr>
            <w:tcW w:w="2831" w:type="dxa"/>
            <w:vAlign w:val="center"/>
          </w:tcPr>
          <w:p w14:paraId="5B865C92" w14:textId="39D426FB" w:rsidR="00341B5B" w:rsidDel="00FA4964" w:rsidRDefault="00341B5B">
            <w:pPr>
              <w:widowControl/>
              <w:pBdr>
                <w:top w:val="nil"/>
                <w:left w:val="nil"/>
                <w:bottom w:val="nil"/>
                <w:right w:val="nil"/>
                <w:between w:val="nil"/>
              </w:pBdr>
              <w:spacing w:before="120" w:after="120" w:line="240" w:lineRule="auto"/>
              <w:rPr>
                <w:del w:id="1260" w:author="Igor Santiago" w:date="2022-06-09T01:05:00Z"/>
                <w:color w:val="0070C0"/>
              </w:rPr>
            </w:pPr>
          </w:p>
        </w:tc>
      </w:tr>
    </w:tbl>
    <w:p w14:paraId="549DEBB2" w14:textId="35C1526C" w:rsidR="00341B5B" w:rsidDel="00FA4964" w:rsidRDefault="00341B5B">
      <w:pPr>
        <w:widowControl/>
        <w:pBdr>
          <w:top w:val="nil"/>
          <w:left w:val="nil"/>
          <w:bottom w:val="nil"/>
          <w:right w:val="nil"/>
          <w:between w:val="nil"/>
        </w:pBdr>
        <w:spacing w:line="240" w:lineRule="auto"/>
        <w:ind w:left="1344" w:hanging="360"/>
        <w:jc w:val="both"/>
        <w:rPr>
          <w:del w:id="1261" w:author="Igor Santiago" w:date="2022-06-09T01:05:00Z"/>
          <w:color w:val="0070C0"/>
        </w:rPr>
      </w:pPr>
    </w:p>
    <w:p w14:paraId="5483D612" w14:textId="60B84C66" w:rsidR="00FA4964" w:rsidRDefault="00FA4964">
      <w:pPr>
        <w:widowControl/>
        <w:pBdr>
          <w:top w:val="nil"/>
          <w:left w:val="nil"/>
          <w:bottom w:val="nil"/>
          <w:right w:val="nil"/>
          <w:between w:val="nil"/>
        </w:pBdr>
        <w:spacing w:line="240" w:lineRule="auto"/>
        <w:jc w:val="both"/>
        <w:rPr>
          <w:ins w:id="1262" w:author="Igor Santiago" w:date="2022-06-09T01:10:00Z"/>
          <w:color w:val="0070C0"/>
        </w:rPr>
      </w:pPr>
    </w:p>
    <w:p w14:paraId="1957D96C" w14:textId="5A3CBB15" w:rsidR="00FA4964" w:rsidRDefault="00FA4964">
      <w:pPr>
        <w:widowControl/>
        <w:pBdr>
          <w:top w:val="nil"/>
          <w:left w:val="nil"/>
          <w:bottom w:val="nil"/>
          <w:right w:val="nil"/>
          <w:between w:val="nil"/>
        </w:pBdr>
        <w:spacing w:line="240" w:lineRule="auto"/>
        <w:jc w:val="both"/>
        <w:rPr>
          <w:ins w:id="1263" w:author="Igor Santiago" w:date="2022-06-09T01:10:00Z"/>
          <w:color w:val="0070C0"/>
        </w:rPr>
      </w:pPr>
    </w:p>
    <w:p w14:paraId="66E1ECF8" w14:textId="044CC5DB" w:rsidR="00FA4964" w:rsidRDefault="00FA4964">
      <w:pPr>
        <w:widowControl/>
        <w:pBdr>
          <w:top w:val="nil"/>
          <w:left w:val="nil"/>
          <w:bottom w:val="nil"/>
          <w:right w:val="nil"/>
          <w:between w:val="nil"/>
        </w:pBdr>
        <w:spacing w:line="240" w:lineRule="auto"/>
        <w:jc w:val="both"/>
        <w:rPr>
          <w:ins w:id="1264" w:author="Igor Santiago" w:date="2022-06-09T01:10:00Z"/>
          <w:color w:val="0070C0"/>
        </w:rPr>
      </w:pPr>
    </w:p>
    <w:p w14:paraId="104F1B48" w14:textId="45D65FE3" w:rsidR="00FA4964" w:rsidRDefault="00FA4964">
      <w:pPr>
        <w:widowControl/>
        <w:pBdr>
          <w:top w:val="nil"/>
          <w:left w:val="nil"/>
          <w:bottom w:val="nil"/>
          <w:right w:val="nil"/>
          <w:between w:val="nil"/>
        </w:pBdr>
        <w:spacing w:line="240" w:lineRule="auto"/>
        <w:jc w:val="both"/>
        <w:rPr>
          <w:ins w:id="1265" w:author="Igor Santiago" w:date="2022-06-09T01:10:00Z"/>
          <w:color w:val="0070C0"/>
        </w:rPr>
      </w:pPr>
    </w:p>
    <w:p w14:paraId="4C297349" w14:textId="6D389FF8" w:rsidR="00FA4964" w:rsidRDefault="00FA4964">
      <w:pPr>
        <w:widowControl/>
        <w:pBdr>
          <w:top w:val="nil"/>
          <w:left w:val="nil"/>
          <w:bottom w:val="nil"/>
          <w:right w:val="nil"/>
          <w:between w:val="nil"/>
        </w:pBdr>
        <w:spacing w:line="240" w:lineRule="auto"/>
        <w:jc w:val="both"/>
        <w:rPr>
          <w:ins w:id="1266" w:author="Igor Santiago" w:date="2022-06-09T01:10:00Z"/>
          <w:color w:val="0070C0"/>
        </w:rPr>
      </w:pPr>
    </w:p>
    <w:p w14:paraId="305DCEE0" w14:textId="77777777" w:rsidR="00FA4964" w:rsidRDefault="00FA4964">
      <w:pPr>
        <w:widowControl/>
        <w:pBdr>
          <w:top w:val="nil"/>
          <w:left w:val="nil"/>
          <w:bottom w:val="nil"/>
          <w:right w:val="nil"/>
          <w:between w:val="nil"/>
        </w:pBdr>
        <w:spacing w:line="240" w:lineRule="auto"/>
        <w:jc w:val="both"/>
        <w:rPr>
          <w:ins w:id="1267" w:author="Igor Santiago" w:date="2022-06-09T01:10:00Z"/>
          <w:color w:val="0070C0"/>
        </w:rPr>
      </w:pPr>
    </w:p>
    <w:p w14:paraId="4967FF94" w14:textId="016C95AE" w:rsidR="00341B5B" w:rsidDel="00FA4964" w:rsidRDefault="003E6BDD">
      <w:pPr>
        <w:widowControl/>
        <w:pBdr>
          <w:top w:val="nil"/>
          <w:left w:val="nil"/>
          <w:bottom w:val="nil"/>
          <w:right w:val="nil"/>
          <w:between w:val="nil"/>
        </w:pBdr>
        <w:spacing w:line="240" w:lineRule="auto"/>
        <w:ind w:left="708"/>
        <w:jc w:val="both"/>
        <w:rPr>
          <w:del w:id="1268" w:author="Igor Santiago" w:date="2022-06-09T01:05:00Z"/>
          <w:color w:val="0070C0"/>
        </w:rPr>
      </w:pPr>
      <w:del w:id="1269" w:author="Igor Santiago" w:date="2022-06-09T01:05:00Z">
        <w:r w:rsidDel="00FA4964">
          <w:rPr>
            <w:color w:val="0070C0"/>
          </w:rPr>
          <w:delText>Para cada interface de hardware é necessario descrever os atores que a utilizam, a fonte de dados entrada o destino dos dados de saída e o formato dos dados que nela trafegam, além dos relacionamentos com as demais interfaces do sistema</w:delText>
        </w:r>
      </w:del>
    </w:p>
    <w:p w14:paraId="35C4AA88" w14:textId="3DB6E4FD" w:rsidR="00341B5B" w:rsidDel="00FA4964" w:rsidRDefault="00341B5B">
      <w:pPr>
        <w:widowControl/>
        <w:pBdr>
          <w:top w:val="nil"/>
          <w:left w:val="nil"/>
          <w:bottom w:val="nil"/>
          <w:right w:val="nil"/>
          <w:between w:val="nil"/>
        </w:pBdr>
        <w:spacing w:line="240" w:lineRule="auto"/>
        <w:ind w:left="708"/>
        <w:jc w:val="both"/>
        <w:rPr>
          <w:del w:id="1270" w:author="Igor Santiago" w:date="2022-06-09T01:05:00Z"/>
          <w:color w:val="000000"/>
        </w:rPr>
      </w:pPr>
    </w:p>
    <w:p w14:paraId="54CEEE1C" w14:textId="30CDC6F4" w:rsidR="00341B5B" w:rsidDel="00FA4964" w:rsidRDefault="003E6BDD">
      <w:pPr>
        <w:pStyle w:val="Ttulo3"/>
        <w:numPr>
          <w:ilvl w:val="2"/>
          <w:numId w:val="9"/>
        </w:numPr>
        <w:rPr>
          <w:del w:id="1271" w:author="Igor Santiago" w:date="2022-06-09T01:05:00Z"/>
          <w:color w:val="0070C0"/>
        </w:rPr>
      </w:pPr>
      <w:bookmarkStart w:id="1272" w:name="_heading=h.3whwml4" w:colFirst="0" w:colLast="0"/>
      <w:bookmarkEnd w:id="1272"/>
      <w:del w:id="1273" w:author="Igor Santiago" w:date="2022-06-09T01:05:00Z">
        <w:r w:rsidDel="00FA4964">
          <w:rPr>
            <w:color w:val="0070C0"/>
          </w:rPr>
          <w:delText>Interface com Diretório de Mapas</w:delText>
        </w:r>
      </w:del>
    </w:p>
    <w:p w14:paraId="219185AF" w14:textId="45B03955" w:rsidR="00341B5B" w:rsidDel="00FA4964" w:rsidRDefault="003E6BDD">
      <w:pPr>
        <w:pStyle w:val="Ttulo4"/>
        <w:numPr>
          <w:ilvl w:val="3"/>
          <w:numId w:val="9"/>
        </w:numPr>
        <w:rPr>
          <w:del w:id="1274" w:author="Igor Santiago" w:date="2022-06-09T01:05:00Z"/>
          <w:color w:val="0070C0"/>
        </w:rPr>
      </w:pPr>
      <w:del w:id="1275" w:author="Igor Santiago" w:date="2022-06-09T01:05:00Z">
        <w:r w:rsidDel="00FA4964">
          <w:rPr>
            <w:color w:val="0070C0"/>
          </w:rPr>
          <w:delText>Fonte de Entrada</w:delText>
        </w:r>
      </w:del>
    </w:p>
    <w:p w14:paraId="66C2586C" w14:textId="10158106" w:rsidR="00341B5B" w:rsidDel="00FA4964" w:rsidRDefault="003E6BDD">
      <w:pPr>
        <w:widowControl/>
        <w:pBdr>
          <w:top w:val="nil"/>
          <w:left w:val="nil"/>
          <w:bottom w:val="nil"/>
          <w:right w:val="nil"/>
          <w:between w:val="nil"/>
        </w:pBdr>
        <w:spacing w:line="240" w:lineRule="auto"/>
        <w:ind w:left="708"/>
        <w:jc w:val="both"/>
        <w:rPr>
          <w:del w:id="1276" w:author="Igor Santiago" w:date="2022-06-09T01:05:00Z"/>
          <w:color w:val="0070C0"/>
        </w:rPr>
      </w:pPr>
      <w:del w:id="1277" w:author="Igor Santiago" w:date="2022-06-09T01:05:00Z">
        <w:r w:rsidDel="00FA4964">
          <w:rPr>
            <w:color w:val="0070C0"/>
          </w:rPr>
          <w:delText>Os dados de entrada são fornecidos pelo sistema “Diretório de Mapas” versão 1.2 da empresa XYZ. Os dados deverão ser disponibilizadas por meio de um arquivo texto, de extensão .csv, disponibilizado em diretório compartilhado no Servidor de Documentos.</w:delText>
        </w:r>
      </w:del>
    </w:p>
    <w:p w14:paraId="48C71CDF" w14:textId="24038DBC" w:rsidR="00341B5B" w:rsidDel="00FA4964" w:rsidRDefault="00341B5B">
      <w:pPr>
        <w:widowControl/>
        <w:pBdr>
          <w:top w:val="nil"/>
          <w:left w:val="nil"/>
          <w:bottom w:val="nil"/>
          <w:right w:val="nil"/>
          <w:between w:val="nil"/>
        </w:pBdr>
        <w:tabs>
          <w:tab w:val="right" w:pos="9922"/>
        </w:tabs>
        <w:spacing w:line="240" w:lineRule="auto"/>
        <w:rPr>
          <w:del w:id="1278" w:author="Igor Santiago" w:date="2022-06-09T01:05:00Z"/>
          <w:b/>
          <w:color w:val="0070C0"/>
          <w:sz w:val="22"/>
          <w:szCs w:val="22"/>
        </w:rPr>
      </w:pPr>
    </w:p>
    <w:p w14:paraId="19AB7799" w14:textId="2736251B" w:rsidR="00341B5B" w:rsidDel="00FA4964" w:rsidRDefault="003E6BDD">
      <w:pPr>
        <w:pStyle w:val="Ttulo4"/>
        <w:numPr>
          <w:ilvl w:val="3"/>
          <w:numId w:val="9"/>
        </w:numPr>
        <w:rPr>
          <w:del w:id="1279" w:author="Igor Santiago" w:date="2022-06-09T01:05:00Z"/>
          <w:color w:val="0070C0"/>
        </w:rPr>
      </w:pPr>
      <w:del w:id="1280" w:author="Igor Santiago" w:date="2022-06-09T01:05:00Z">
        <w:r w:rsidDel="00FA4964">
          <w:rPr>
            <w:color w:val="0070C0"/>
          </w:rPr>
          <w:delText>Destino de Saída</w:delText>
        </w:r>
      </w:del>
    </w:p>
    <w:p w14:paraId="6217E13A" w14:textId="4E68E381" w:rsidR="00341B5B" w:rsidDel="00FA4964" w:rsidRDefault="003E6BDD">
      <w:pPr>
        <w:widowControl/>
        <w:pBdr>
          <w:top w:val="nil"/>
          <w:left w:val="nil"/>
          <w:bottom w:val="nil"/>
          <w:right w:val="nil"/>
          <w:between w:val="nil"/>
        </w:pBdr>
        <w:spacing w:line="240" w:lineRule="auto"/>
        <w:ind w:left="708"/>
        <w:jc w:val="both"/>
        <w:rPr>
          <w:del w:id="1281" w:author="Igor Santiago" w:date="2022-06-09T01:05:00Z"/>
          <w:color w:val="0070C0"/>
        </w:rPr>
      </w:pPr>
      <w:del w:id="1282" w:author="Igor Santiago" w:date="2022-06-09T01:05:00Z">
        <w:r w:rsidDel="00FA4964">
          <w:rPr>
            <w:color w:val="0070C0"/>
          </w:rPr>
          <w:delText>Os arquivos gerados serão copiados para o banco de dados do sistema após pré-procesamento para excluir dados replicados.</w:delText>
        </w:r>
      </w:del>
    </w:p>
    <w:p w14:paraId="49285433" w14:textId="28ECADB9" w:rsidR="00341B5B" w:rsidDel="00FA4964" w:rsidRDefault="00341B5B">
      <w:pPr>
        <w:widowControl/>
        <w:pBdr>
          <w:top w:val="nil"/>
          <w:left w:val="nil"/>
          <w:bottom w:val="nil"/>
          <w:right w:val="nil"/>
          <w:between w:val="nil"/>
        </w:pBdr>
        <w:tabs>
          <w:tab w:val="right" w:pos="9922"/>
        </w:tabs>
        <w:spacing w:line="240" w:lineRule="auto"/>
        <w:rPr>
          <w:del w:id="1283" w:author="Igor Santiago" w:date="2022-06-09T01:05:00Z"/>
          <w:b/>
          <w:color w:val="0070C0"/>
          <w:sz w:val="22"/>
          <w:szCs w:val="22"/>
        </w:rPr>
      </w:pPr>
    </w:p>
    <w:p w14:paraId="2B32F21C" w14:textId="6AB2CD80" w:rsidR="00341B5B" w:rsidDel="00FA4964" w:rsidRDefault="003E6BDD">
      <w:pPr>
        <w:pStyle w:val="Ttulo4"/>
        <w:numPr>
          <w:ilvl w:val="3"/>
          <w:numId w:val="9"/>
        </w:numPr>
        <w:rPr>
          <w:del w:id="1284" w:author="Igor Santiago" w:date="2022-06-09T01:05:00Z"/>
          <w:color w:val="0070C0"/>
        </w:rPr>
      </w:pPr>
      <w:del w:id="1285" w:author="Igor Santiago" w:date="2022-06-09T01:05:00Z">
        <w:r w:rsidDel="00FA4964">
          <w:rPr>
            <w:color w:val="0070C0"/>
          </w:rPr>
          <w:delText>Relacionamento com outras interfaces</w:delText>
        </w:r>
      </w:del>
    </w:p>
    <w:p w14:paraId="5C7EDDE2" w14:textId="75ED0721" w:rsidR="00341B5B" w:rsidDel="00FA4964" w:rsidRDefault="003E6BDD">
      <w:pPr>
        <w:widowControl/>
        <w:pBdr>
          <w:top w:val="nil"/>
          <w:left w:val="nil"/>
          <w:bottom w:val="nil"/>
          <w:right w:val="nil"/>
          <w:between w:val="nil"/>
        </w:pBdr>
        <w:spacing w:line="240" w:lineRule="auto"/>
        <w:ind w:left="708"/>
        <w:jc w:val="both"/>
        <w:rPr>
          <w:del w:id="1286" w:author="Igor Santiago" w:date="2022-06-09T01:05:00Z"/>
          <w:color w:val="0070C0"/>
        </w:rPr>
      </w:pPr>
      <w:del w:id="1287" w:author="Igor Santiago" w:date="2022-06-09T01:05:00Z">
        <w:r w:rsidDel="00FA4964">
          <w:rPr>
            <w:color w:val="0070C0"/>
          </w:rPr>
          <w:delText>Os arquivos lidos serão utilizados para gerar os mapas topograficos na interface principal do sistema.</w:delText>
        </w:r>
      </w:del>
    </w:p>
    <w:p w14:paraId="0A130C69" w14:textId="213783A3" w:rsidR="00341B5B" w:rsidDel="00FA4964" w:rsidRDefault="00341B5B">
      <w:pPr>
        <w:widowControl/>
        <w:spacing w:line="240" w:lineRule="auto"/>
        <w:rPr>
          <w:del w:id="1288" w:author="Igor Santiago" w:date="2022-06-09T01:05:00Z"/>
          <w:rFonts w:ascii="Arial" w:eastAsia="Arial" w:hAnsi="Arial" w:cs="Arial"/>
          <w:color w:val="0070C0"/>
        </w:rPr>
      </w:pPr>
    </w:p>
    <w:p w14:paraId="17CFBB70" w14:textId="4A0C77D0" w:rsidR="00341B5B" w:rsidDel="00FA4964" w:rsidRDefault="003E6BDD">
      <w:pPr>
        <w:pStyle w:val="Ttulo4"/>
        <w:numPr>
          <w:ilvl w:val="3"/>
          <w:numId w:val="9"/>
        </w:numPr>
        <w:rPr>
          <w:del w:id="1289" w:author="Igor Santiago" w:date="2022-06-09T01:05:00Z"/>
          <w:color w:val="0070C0"/>
        </w:rPr>
      </w:pPr>
      <w:del w:id="1290" w:author="Igor Santiago" w:date="2022-06-09T01:05:00Z">
        <w:r w:rsidDel="00FA4964">
          <w:rPr>
            <w:color w:val="0070C0"/>
          </w:rPr>
          <w:delText>Formato</w:delText>
        </w:r>
      </w:del>
    </w:p>
    <w:p w14:paraId="1756805F" w14:textId="5B5D50E2" w:rsidR="00341B5B" w:rsidDel="00FA4964" w:rsidRDefault="00341B5B">
      <w:pPr>
        <w:rPr>
          <w:del w:id="1291" w:author="Igor Santiago" w:date="2022-06-09T01:05:00Z"/>
        </w:rPr>
      </w:pPr>
    </w:p>
    <w:p w14:paraId="6C877754" w14:textId="3EF428B1" w:rsidR="00341B5B" w:rsidDel="00FA4964" w:rsidRDefault="003E6BDD">
      <w:pPr>
        <w:widowControl/>
        <w:pBdr>
          <w:top w:val="nil"/>
          <w:left w:val="nil"/>
          <w:bottom w:val="nil"/>
          <w:right w:val="nil"/>
          <w:between w:val="nil"/>
        </w:pBdr>
        <w:spacing w:line="240" w:lineRule="auto"/>
        <w:ind w:left="708"/>
        <w:jc w:val="both"/>
        <w:rPr>
          <w:del w:id="1292" w:author="Igor Santiago" w:date="2022-06-09T01:05:00Z"/>
          <w:color w:val="0070C0"/>
        </w:rPr>
      </w:pPr>
      <w:del w:id="1293" w:author="Igor Santiago" w:date="2022-06-09T01:05:00Z">
        <w:r w:rsidDel="00FA4964">
          <w:rPr>
            <w:color w:val="0070C0"/>
          </w:rPr>
          <w:delText>O arquivo .csv é um arquivo texto (ASCII), com valores separados por vírgula (formato csv – common separator value), no qual cada linha de texto é relativa ao isolinha do mapa topográfico (poligonal cotada), conforme o layout abaixo:</w:delText>
        </w:r>
      </w:del>
    </w:p>
    <w:p w14:paraId="23F9C1E9" w14:textId="37C9E239" w:rsidR="00341B5B" w:rsidDel="00FA4964" w:rsidRDefault="00341B5B">
      <w:pPr>
        <w:rPr>
          <w:del w:id="1294" w:author="Igor Santiago" w:date="2022-06-09T01:05:00Z"/>
        </w:rPr>
      </w:pPr>
    </w:p>
    <w:p w14:paraId="3F90CCCE" w14:textId="12DFB7C8" w:rsidR="00341B5B" w:rsidDel="00FA4964" w:rsidRDefault="003E6BDD">
      <w:pPr>
        <w:widowControl/>
        <w:pBdr>
          <w:top w:val="nil"/>
          <w:left w:val="nil"/>
          <w:bottom w:val="nil"/>
          <w:right w:val="nil"/>
          <w:between w:val="nil"/>
        </w:pBdr>
        <w:spacing w:line="240" w:lineRule="auto"/>
        <w:ind w:left="1428" w:firstLine="11"/>
        <w:jc w:val="both"/>
        <w:rPr>
          <w:del w:id="1295" w:author="Igor Santiago" w:date="2022-06-09T01:05:00Z"/>
          <w:color w:val="0070C0"/>
        </w:rPr>
      </w:pPr>
      <w:del w:id="1296" w:author="Igor Santiago" w:date="2022-06-09T01:05:00Z">
        <w:r w:rsidDel="00FA4964">
          <w:rPr>
            <w:color w:val="0070C0"/>
          </w:rPr>
          <w:delText>ID,  x1, y1, z1, x2, y2, z2, x3, y3, z3, …</w:delText>
        </w:r>
      </w:del>
    </w:p>
    <w:p w14:paraId="310DC76A" w14:textId="2B9A2449" w:rsidR="00341B5B" w:rsidDel="00FA4964" w:rsidRDefault="00341B5B">
      <w:pPr>
        <w:rPr>
          <w:del w:id="1297" w:author="Igor Santiago" w:date="2022-06-09T01:05:00Z"/>
        </w:rPr>
      </w:pPr>
    </w:p>
    <w:p w14:paraId="78A7F968" w14:textId="5EABA8B9" w:rsidR="00341B5B" w:rsidDel="00FA4964" w:rsidRDefault="003E6BDD">
      <w:pPr>
        <w:widowControl/>
        <w:pBdr>
          <w:top w:val="nil"/>
          <w:left w:val="nil"/>
          <w:bottom w:val="nil"/>
          <w:right w:val="nil"/>
          <w:between w:val="nil"/>
        </w:pBdr>
        <w:spacing w:line="240" w:lineRule="auto"/>
        <w:ind w:left="708"/>
        <w:jc w:val="both"/>
        <w:rPr>
          <w:del w:id="1298" w:author="Igor Santiago" w:date="2022-06-09T01:05:00Z"/>
          <w:color w:val="0070C0"/>
        </w:rPr>
      </w:pPr>
      <w:del w:id="1299" w:author="Igor Santiago" w:date="2022-06-09T01:05:00Z">
        <w:r w:rsidDel="00FA4964">
          <w:rPr>
            <w:color w:val="0070C0"/>
          </w:rPr>
          <w:tab/>
          <w:delText>Onde:</w:delText>
        </w:r>
      </w:del>
    </w:p>
    <w:p w14:paraId="5F180B0F" w14:textId="5544D491" w:rsidR="00341B5B" w:rsidDel="00FA4964" w:rsidRDefault="003E6BDD">
      <w:pPr>
        <w:widowControl/>
        <w:pBdr>
          <w:top w:val="nil"/>
          <w:left w:val="nil"/>
          <w:bottom w:val="nil"/>
          <w:right w:val="nil"/>
          <w:between w:val="nil"/>
        </w:pBdr>
        <w:spacing w:line="240" w:lineRule="auto"/>
        <w:ind w:left="1416" w:firstLine="11"/>
        <w:jc w:val="both"/>
        <w:rPr>
          <w:del w:id="1300" w:author="Igor Santiago" w:date="2022-06-09T01:05:00Z"/>
          <w:color w:val="0070C0"/>
        </w:rPr>
      </w:pPr>
      <w:del w:id="1301" w:author="Igor Santiago" w:date="2022-06-09T01:05:00Z">
        <w:r w:rsidDel="00FA4964">
          <w:rPr>
            <w:color w:val="0070C0"/>
          </w:rPr>
          <w:delText xml:space="preserve">ID </w:delText>
        </w:r>
        <w:r w:rsidDel="00FA4964">
          <w:rPr>
            <w:rFonts w:ascii="Wingdings" w:eastAsia="Wingdings" w:hAnsi="Wingdings" w:cs="Wingdings"/>
            <w:color w:val="0070C0"/>
          </w:rPr>
          <w:delText>🡪</w:delText>
        </w:r>
        <w:r w:rsidDel="00FA4964">
          <w:rPr>
            <w:color w:val="0070C0"/>
          </w:rPr>
          <w:delText xml:space="preserve"> Identificador único da isolinha (poligonal cotada)</w:delText>
        </w:r>
      </w:del>
    </w:p>
    <w:p w14:paraId="386D1717" w14:textId="12F9AA75" w:rsidR="00341B5B" w:rsidDel="00FA4964" w:rsidRDefault="003E6BDD">
      <w:pPr>
        <w:widowControl/>
        <w:pBdr>
          <w:top w:val="nil"/>
          <w:left w:val="nil"/>
          <w:bottom w:val="nil"/>
          <w:right w:val="nil"/>
          <w:between w:val="nil"/>
        </w:pBdr>
        <w:spacing w:line="240" w:lineRule="auto"/>
        <w:ind w:left="1404" w:firstLine="11"/>
        <w:jc w:val="both"/>
        <w:rPr>
          <w:del w:id="1302" w:author="Igor Santiago" w:date="2022-06-09T01:05:00Z"/>
          <w:color w:val="0070C0"/>
        </w:rPr>
      </w:pPr>
      <w:del w:id="1303" w:author="Igor Santiago" w:date="2022-06-09T01:05:00Z">
        <w:r w:rsidDel="00FA4964">
          <w:rPr>
            <w:color w:val="0070C0"/>
          </w:rPr>
          <w:delText xml:space="preserve">x1, y1, z1 </w:delText>
        </w:r>
        <w:r w:rsidDel="00FA4964">
          <w:rPr>
            <w:rFonts w:ascii="Wingdings" w:eastAsia="Wingdings" w:hAnsi="Wingdings" w:cs="Wingdings"/>
            <w:color w:val="0070C0"/>
          </w:rPr>
          <w:delText>🡪</w:delText>
        </w:r>
        <w:r w:rsidDel="00FA4964">
          <w:rPr>
            <w:color w:val="0070C0"/>
          </w:rPr>
          <w:delText xml:space="preserve"> coordenadas tridimensionais para o primeiro vertice da isolinha (z1 = cota)</w:delText>
        </w:r>
      </w:del>
    </w:p>
    <w:p w14:paraId="4C1BA2A0" w14:textId="5EE3F88C" w:rsidR="00341B5B" w:rsidDel="00FA4964" w:rsidRDefault="003E6BDD">
      <w:pPr>
        <w:widowControl/>
        <w:pBdr>
          <w:top w:val="nil"/>
          <w:left w:val="nil"/>
          <w:bottom w:val="nil"/>
          <w:right w:val="nil"/>
          <w:between w:val="nil"/>
        </w:pBdr>
        <w:spacing w:line="240" w:lineRule="auto"/>
        <w:ind w:left="1392" w:firstLine="11"/>
        <w:jc w:val="both"/>
        <w:rPr>
          <w:del w:id="1304" w:author="Igor Santiago" w:date="2022-06-09T01:05:00Z"/>
          <w:color w:val="0070C0"/>
        </w:rPr>
      </w:pPr>
      <w:del w:id="1305" w:author="Igor Santiago" w:date="2022-06-09T01:05:00Z">
        <w:r w:rsidDel="00FA4964">
          <w:rPr>
            <w:color w:val="0070C0"/>
          </w:rPr>
          <w:delText xml:space="preserve">x2, y2, z2 </w:delText>
        </w:r>
        <w:r w:rsidDel="00FA4964">
          <w:rPr>
            <w:rFonts w:ascii="Wingdings" w:eastAsia="Wingdings" w:hAnsi="Wingdings" w:cs="Wingdings"/>
            <w:color w:val="0070C0"/>
          </w:rPr>
          <w:delText>🡪</w:delText>
        </w:r>
        <w:r w:rsidDel="00FA4964">
          <w:rPr>
            <w:color w:val="0070C0"/>
          </w:rPr>
          <w:delText xml:space="preserve"> coordenadas tridimensionais para o segundo vertice da isolinha (z1 = cota)</w:delText>
        </w:r>
      </w:del>
    </w:p>
    <w:p w14:paraId="5B3AA2B9" w14:textId="439A5C68" w:rsidR="00341B5B" w:rsidDel="00FA4964" w:rsidRDefault="003E6BDD">
      <w:pPr>
        <w:widowControl/>
        <w:pBdr>
          <w:top w:val="nil"/>
          <w:left w:val="nil"/>
          <w:bottom w:val="nil"/>
          <w:right w:val="nil"/>
          <w:between w:val="nil"/>
        </w:pBdr>
        <w:spacing w:line="240" w:lineRule="auto"/>
        <w:ind w:left="1380" w:firstLine="11"/>
        <w:jc w:val="both"/>
        <w:rPr>
          <w:del w:id="1306" w:author="Igor Santiago" w:date="2022-06-09T01:05:00Z"/>
          <w:color w:val="0070C0"/>
        </w:rPr>
      </w:pPr>
      <w:del w:id="1307" w:author="Igor Santiago" w:date="2022-06-09T01:05:00Z">
        <w:r w:rsidDel="00FA4964">
          <w:rPr>
            <w:color w:val="0070C0"/>
          </w:rPr>
          <w:delText xml:space="preserve">x3, y3, z3 </w:delText>
        </w:r>
        <w:r w:rsidDel="00FA4964">
          <w:rPr>
            <w:rFonts w:ascii="Wingdings" w:eastAsia="Wingdings" w:hAnsi="Wingdings" w:cs="Wingdings"/>
            <w:color w:val="0070C0"/>
          </w:rPr>
          <w:delText>🡪</w:delText>
        </w:r>
        <w:r w:rsidDel="00FA4964">
          <w:rPr>
            <w:color w:val="0070C0"/>
          </w:rPr>
          <w:delText xml:space="preserve"> coordenadas tridimensionais para o terceiro vertice da isolinha (z1 = cota)</w:delText>
        </w:r>
      </w:del>
    </w:p>
    <w:p w14:paraId="738181CC" w14:textId="13D7CEBC" w:rsidR="00341B5B" w:rsidDel="00FA4964" w:rsidRDefault="00341B5B">
      <w:pPr>
        <w:rPr>
          <w:del w:id="1308" w:author="Igor Santiago" w:date="2022-06-09T01:05:00Z"/>
        </w:rPr>
      </w:pPr>
    </w:p>
    <w:p w14:paraId="4A5D7335" w14:textId="26C63A85" w:rsidR="00341B5B" w:rsidDel="00FA4964" w:rsidRDefault="003E6BDD">
      <w:pPr>
        <w:widowControl/>
        <w:pBdr>
          <w:top w:val="nil"/>
          <w:left w:val="nil"/>
          <w:bottom w:val="nil"/>
          <w:right w:val="nil"/>
          <w:between w:val="nil"/>
        </w:pBdr>
        <w:spacing w:line="240" w:lineRule="auto"/>
        <w:ind w:left="708"/>
        <w:jc w:val="both"/>
        <w:rPr>
          <w:del w:id="1309" w:author="Igor Santiago" w:date="2022-06-09T01:05:00Z"/>
          <w:color w:val="0070C0"/>
        </w:rPr>
      </w:pPr>
      <w:del w:id="1310" w:author="Igor Santiago" w:date="2022-06-09T01:05:00Z">
        <w:r w:rsidDel="00FA4964">
          <w:rPr>
            <w:color w:val="0070C0"/>
          </w:rPr>
          <w:delText>Abaixo exemplifica-se o layout de uma linha desse arquivo para uma isolinha formada por 5 vertices na cota de 100 metros:</w:delText>
        </w:r>
      </w:del>
    </w:p>
    <w:p w14:paraId="7E199B15" w14:textId="1DBFDAD5" w:rsidR="00341B5B" w:rsidDel="00FA4964" w:rsidRDefault="00341B5B">
      <w:pPr>
        <w:widowControl/>
        <w:pBdr>
          <w:top w:val="nil"/>
          <w:left w:val="nil"/>
          <w:bottom w:val="nil"/>
          <w:right w:val="nil"/>
          <w:between w:val="nil"/>
        </w:pBdr>
        <w:spacing w:line="240" w:lineRule="auto"/>
        <w:ind w:left="708"/>
        <w:jc w:val="both"/>
        <w:rPr>
          <w:del w:id="1311" w:author="Igor Santiago" w:date="2022-06-09T01:05:00Z"/>
          <w:color w:val="0070C0"/>
        </w:rPr>
      </w:pPr>
    </w:p>
    <w:p w14:paraId="375F64DF" w14:textId="41D8174C" w:rsidR="00341B5B" w:rsidDel="00FA4964" w:rsidRDefault="003E6BDD">
      <w:pPr>
        <w:widowControl/>
        <w:pBdr>
          <w:top w:val="nil"/>
          <w:left w:val="nil"/>
          <w:bottom w:val="nil"/>
          <w:right w:val="nil"/>
          <w:between w:val="nil"/>
        </w:pBdr>
        <w:spacing w:line="240" w:lineRule="auto"/>
        <w:ind w:left="1428" w:firstLine="11"/>
        <w:jc w:val="both"/>
        <w:rPr>
          <w:del w:id="1312" w:author="Igor Santiago" w:date="2022-06-09T01:05:00Z"/>
          <w:color w:val="0070C0"/>
        </w:rPr>
      </w:pPr>
      <w:del w:id="1313" w:author="Igor Santiago" w:date="2022-06-09T01:05:00Z">
        <w:r w:rsidDel="00FA4964">
          <w:rPr>
            <w:color w:val="0070C0"/>
          </w:rPr>
          <w:delText xml:space="preserve"> LIN4041,10,7, 100, 12, 8, 100, 19, 7, 100, 17, 15, 100, 9, 13, 100</w:delText>
        </w:r>
      </w:del>
    </w:p>
    <w:p w14:paraId="61AD9CBF" w14:textId="1A029035" w:rsidR="00341B5B" w:rsidDel="00FA4964" w:rsidRDefault="00341B5B">
      <w:pPr>
        <w:ind w:left="1080"/>
        <w:rPr>
          <w:del w:id="1314" w:author="Igor Santiago" w:date="2022-06-09T01:05:00Z"/>
        </w:rPr>
      </w:pPr>
    </w:p>
    <w:p w14:paraId="5C632E24" w14:textId="7F52979D" w:rsidR="00341B5B" w:rsidDel="00FA4964" w:rsidRDefault="003E6BDD">
      <w:pPr>
        <w:widowControl/>
        <w:pBdr>
          <w:top w:val="nil"/>
          <w:left w:val="nil"/>
          <w:bottom w:val="nil"/>
          <w:right w:val="nil"/>
          <w:between w:val="nil"/>
        </w:pBdr>
        <w:spacing w:line="240" w:lineRule="auto"/>
        <w:ind w:left="708"/>
        <w:jc w:val="both"/>
        <w:rPr>
          <w:del w:id="1315" w:author="Igor Santiago" w:date="2022-06-09T01:05:00Z"/>
          <w:color w:val="0070C0"/>
        </w:rPr>
      </w:pPr>
      <w:del w:id="1316" w:author="Igor Santiago" w:date="2022-06-09T01:05:00Z">
        <w:r w:rsidDel="00FA4964">
          <w:rPr>
            <w:color w:val="0070C0"/>
          </w:rPr>
          <w:delText>O diretório deverá conter um único arquivo para cada mapa topografico.  A seguinte nomenclatura deve ser utilizada para os arquivos em formato .csv: “topo_aammdd.csv”, onde “topo” é um prefixo utilizado em todos os arquivos que representam mapas topograficos, “dd” é dia no qual os dados foram coletados, “mm” é mês de coleta e  “aa” é o ano. Exemplo: “gps260410t. csv” contém o mapa topografico levantado no dia 16 de abril de 2010.</w:delText>
        </w:r>
      </w:del>
    </w:p>
    <w:p w14:paraId="63EE045A" w14:textId="77777777" w:rsidR="00341B5B" w:rsidRDefault="00341B5B">
      <w:pPr>
        <w:widowControl/>
        <w:pBdr>
          <w:top w:val="nil"/>
          <w:left w:val="nil"/>
          <w:bottom w:val="nil"/>
          <w:right w:val="nil"/>
          <w:between w:val="nil"/>
        </w:pBdr>
        <w:spacing w:line="240" w:lineRule="auto"/>
        <w:ind w:left="1344" w:hanging="360"/>
        <w:jc w:val="both"/>
        <w:rPr>
          <w:color w:val="000000"/>
        </w:rPr>
      </w:pPr>
    </w:p>
    <w:p w14:paraId="3D29D267" w14:textId="77777777" w:rsidR="00341B5B" w:rsidRPr="00A44348" w:rsidRDefault="003E6BDD">
      <w:pPr>
        <w:pStyle w:val="Ttulo1"/>
        <w:widowControl/>
        <w:numPr>
          <w:ilvl w:val="0"/>
          <w:numId w:val="9"/>
        </w:numPr>
        <w:rPr>
          <w:lang w:val="pt-BR"/>
          <w:rPrChange w:id="1317" w:author="Ines" w:date="2022-06-09T10:14:00Z">
            <w:rPr/>
          </w:rPrChange>
        </w:rPr>
      </w:pPr>
      <w:bookmarkStart w:id="1318" w:name="_heading=h.2bn6wsx" w:colFirst="0" w:colLast="0"/>
      <w:bookmarkEnd w:id="1318"/>
      <w:r w:rsidRPr="00A44348">
        <w:rPr>
          <w:lang w:val="pt-BR"/>
          <w:rPrChange w:id="1319" w:author="Ines" w:date="2022-06-09T10:14:00Z">
            <w:rPr/>
          </w:rPrChange>
        </w:rPr>
        <w:lastRenderedPageBreak/>
        <w:t xml:space="preserve">Requisitos Funcionais </w:t>
      </w:r>
      <w:r w:rsidRPr="00A44348">
        <w:rPr>
          <w:color w:val="FF0000"/>
          <w:lang w:val="pt-BR"/>
          <w:rPrChange w:id="1320" w:author="Ines" w:date="2022-06-09T10:14:00Z">
            <w:rPr>
              <w:color w:val="FF0000"/>
            </w:rPr>
          </w:rPrChange>
        </w:rPr>
        <w:t>(Backlog e Sprint Backlog?)</w:t>
      </w:r>
    </w:p>
    <w:p w14:paraId="08798DDE" w14:textId="77777777" w:rsidR="00341B5B" w:rsidRPr="00A44348" w:rsidRDefault="00341B5B">
      <w:pPr>
        <w:widowControl/>
        <w:pBdr>
          <w:top w:val="nil"/>
          <w:left w:val="nil"/>
          <w:bottom w:val="nil"/>
          <w:right w:val="nil"/>
          <w:between w:val="nil"/>
        </w:pBdr>
        <w:tabs>
          <w:tab w:val="right" w:pos="9922"/>
        </w:tabs>
        <w:spacing w:line="240" w:lineRule="auto"/>
        <w:rPr>
          <w:b/>
          <w:color w:val="0070C0"/>
          <w:sz w:val="22"/>
          <w:szCs w:val="22"/>
          <w:lang w:val="pt-BR"/>
          <w:rPrChange w:id="1321" w:author="Ines" w:date="2022-06-09T10:14:00Z">
            <w:rPr>
              <w:b/>
              <w:color w:val="0070C0"/>
              <w:sz w:val="22"/>
              <w:szCs w:val="22"/>
            </w:rPr>
          </w:rPrChange>
        </w:rPr>
      </w:pPr>
    </w:p>
    <w:p w14:paraId="3A4425F6" w14:textId="77777777" w:rsidR="00341B5B" w:rsidRPr="00A44348" w:rsidRDefault="003E6BDD">
      <w:pPr>
        <w:widowControl/>
        <w:pBdr>
          <w:top w:val="nil"/>
          <w:left w:val="nil"/>
          <w:bottom w:val="nil"/>
          <w:right w:val="nil"/>
          <w:between w:val="nil"/>
        </w:pBdr>
        <w:spacing w:line="240" w:lineRule="auto"/>
        <w:ind w:left="708"/>
        <w:jc w:val="both"/>
        <w:rPr>
          <w:color w:val="000000"/>
          <w:lang w:val="pt-BR"/>
          <w:rPrChange w:id="1322" w:author="Ines" w:date="2022-06-09T10:14:00Z">
            <w:rPr>
              <w:color w:val="000000"/>
            </w:rPr>
          </w:rPrChange>
        </w:rPr>
      </w:pPr>
      <w:r w:rsidRPr="00A44348">
        <w:rPr>
          <w:color w:val="000000"/>
          <w:lang w:val="pt-BR"/>
          <w:rPrChange w:id="1323" w:author="Ines" w:date="2022-06-09T10:14:00Z">
            <w:rPr>
              <w:color w:val="000000"/>
            </w:rPr>
          </w:rPrChange>
        </w:rPr>
        <w:t>Descreve-se aqui as funcionalidades fundamentais através das quais o produto aceita e processa as entradas fornecidas pelos usuários e as saídas esperadas.</w:t>
      </w:r>
    </w:p>
    <w:p w14:paraId="63711D91" w14:textId="77777777" w:rsidR="00341B5B" w:rsidRPr="00A44348" w:rsidRDefault="00341B5B">
      <w:pPr>
        <w:widowControl/>
        <w:pBdr>
          <w:top w:val="nil"/>
          <w:left w:val="nil"/>
          <w:bottom w:val="nil"/>
          <w:right w:val="nil"/>
          <w:between w:val="nil"/>
        </w:pBdr>
        <w:spacing w:line="240" w:lineRule="auto"/>
        <w:ind w:left="708"/>
        <w:jc w:val="both"/>
        <w:rPr>
          <w:color w:val="000000"/>
          <w:lang w:val="pt-BR"/>
          <w:rPrChange w:id="1324" w:author="Ines" w:date="2022-06-09T10:14:00Z">
            <w:rPr>
              <w:color w:val="000000"/>
            </w:rPr>
          </w:rPrChange>
        </w:rPr>
      </w:pPr>
    </w:p>
    <w:p w14:paraId="05881D4B" w14:textId="77777777" w:rsidR="00341B5B" w:rsidRPr="00A44348" w:rsidRDefault="003E6BDD">
      <w:pPr>
        <w:widowControl/>
        <w:pBdr>
          <w:top w:val="nil"/>
          <w:left w:val="nil"/>
          <w:bottom w:val="nil"/>
          <w:right w:val="nil"/>
          <w:between w:val="nil"/>
        </w:pBdr>
        <w:spacing w:line="240" w:lineRule="auto"/>
        <w:ind w:left="708"/>
        <w:jc w:val="both"/>
        <w:rPr>
          <w:color w:val="FF0000"/>
          <w:lang w:val="pt-BR"/>
          <w:rPrChange w:id="1325" w:author="Ines" w:date="2022-06-09T10:14:00Z">
            <w:rPr>
              <w:color w:val="FF0000"/>
            </w:rPr>
          </w:rPrChange>
        </w:rPr>
      </w:pPr>
      <w:r w:rsidRPr="00A44348">
        <w:rPr>
          <w:color w:val="0070C0"/>
          <w:lang w:val="pt-BR"/>
          <w:rPrChange w:id="1326" w:author="Ines" w:date="2022-06-09T10:14:00Z">
            <w:rPr>
              <w:color w:val="0070C0"/>
            </w:rPr>
          </w:rPrChange>
        </w:rPr>
        <w:t xml:space="preserve">É feito o detalhamento desses requisitos, em nível suficiente para o projeto do produto, de seus testes de aceitação e de seu manual de usuário. </w:t>
      </w:r>
      <w:r w:rsidRPr="00A44348">
        <w:rPr>
          <w:b/>
          <w:color w:val="FF0000"/>
          <w:lang w:val="pt-BR"/>
          <w:rPrChange w:id="1327" w:author="Ines" w:date="2022-06-09T10:14:00Z">
            <w:rPr>
              <w:b/>
              <w:color w:val="FF0000"/>
            </w:rPr>
          </w:rPrChange>
        </w:rPr>
        <w:t>Antigamente</w:t>
      </w:r>
      <w:r w:rsidRPr="00A44348">
        <w:rPr>
          <w:color w:val="FF0000"/>
          <w:lang w:val="pt-BR"/>
          <w:rPrChange w:id="1328" w:author="Ines" w:date="2022-06-09T10:14:00Z">
            <w:rPr>
              <w:color w:val="FF0000"/>
            </w:rPr>
          </w:rPrChange>
        </w:rPr>
        <w:t xml:space="preserve">, o requisitos eram apresentados em uma lista conforme ilustram as seções 5.3 e 5.4. </w:t>
      </w:r>
    </w:p>
    <w:p w14:paraId="51D88303" w14:textId="77777777" w:rsidR="00341B5B" w:rsidRPr="00A44348" w:rsidRDefault="00341B5B">
      <w:pPr>
        <w:widowControl/>
        <w:pBdr>
          <w:top w:val="nil"/>
          <w:left w:val="nil"/>
          <w:bottom w:val="nil"/>
          <w:right w:val="nil"/>
          <w:between w:val="nil"/>
        </w:pBdr>
        <w:spacing w:line="240" w:lineRule="auto"/>
        <w:ind w:left="708"/>
        <w:jc w:val="both"/>
        <w:rPr>
          <w:color w:val="0070C0"/>
          <w:lang w:val="pt-BR"/>
          <w:rPrChange w:id="1329" w:author="Ines" w:date="2022-06-09T10:14:00Z">
            <w:rPr>
              <w:color w:val="0070C0"/>
            </w:rPr>
          </w:rPrChange>
        </w:rPr>
      </w:pPr>
    </w:p>
    <w:p w14:paraId="7A26EFD7" w14:textId="77777777" w:rsidR="00341B5B" w:rsidRPr="00A44348" w:rsidRDefault="00341B5B">
      <w:pPr>
        <w:jc w:val="both"/>
        <w:rPr>
          <w:lang w:val="pt-BR"/>
          <w:rPrChange w:id="1330" w:author="Ines" w:date="2022-06-09T10:14:00Z">
            <w:rPr/>
          </w:rPrChange>
        </w:rPr>
      </w:pPr>
    </w:p>
    <w:p w14:paraId="42CBFE92" w14:textId="77777777" w:rsidR="00341B5B" w:rsidRDefault="003E6BDD">
      <w:pPr>
        <w:pStyle w:val="Ttulo2"/>
        <w:numPr>
          <w:ilvl w:val="1"/>
          <w:numId w:val="9"/>
        </w:numPr>
      </w:pPr>
      <w:bookmarkStart w:id="1331" w:name="_heading=h.qsh70q" w:colFirst="0" w:colLast="0"/>
      <w:bookmarkEnd w:id="1331"/>
      <w:r>
        <w:t xml:space="preserve">Backlog do projeto </w:t>
      </w:r>
    </w:p>
    <w:p w14:paraId="26F1FD6F" w14:textId="77777777" w:rsidR="00341B5B" w:rsidRDefault="00341B5B"/>
    <w:p w14:paraId="2C944F5C" w14:textId="2F5F4287" w:rsidR="00341B5B" w:rsidDel="00FA4964" w:rsidRDefault="003E6BDD">
      <w:pPr>
        <w:widowControl/>
        <w:pBdr>
          <w:top w:val="nil"/>
          <w:left w:val="nil"/>
          <w:bottom w:val="nil"/>
          <w:right w:val="nil"/>
          <w:between w:val="nil"/>
        </w:pBdr>
        <w:spacing w:line="240" w:lineRule="auto"/>
        <w:ind w:left="708"/>
        <w:jc w:val="both"/>
        <w:rPr>
          <w:del w:id="1332" w:author="Igor Santiago" w:date="2022-06-09T01:09:00Z"/>
          <w:color w:val="0070C0"/>
        </w:rPr>
      </w:pPr>
      <w:del w:id="1333" w:author="Igor Santiago" w:date="2022-06-09T01:09:00Z">
        <w:r w:rsidDel="00FA4964">
          <w:rPr>
            <w:b/>
            <w:color w:val="0070C0"/>
          </w:rPr>
          <w:delText>Atualmente</w:delText>
        </w:r>
        <w:r w:rsidDel="00FA4964">
          <w:rPr>
            <w:color w:val="0070C0"/>
          </w:rPr>
          <w:delText xml:space="preserve">, os requisitos são apresentados agrupados em serviços dispostos hierarquicamente em uma árvore de backlog, isto é, na forma de uma </w:delText>
        </w:r>
        <w:r w:rsidDel="00FA4964">
          <w:rPr>
            <w:i/>
            <w:color w:val="0070C0"/>
          </w:rPr>
          <w:delText>WBS – Work Breakdown Structure</w:delText>
        </w:r>
        <w:r w:rsidDel="00FA4964">
          <w:rPr>
            <w:color w:val="0070C0"/>
          </w:rPr>
          <w:delText>, conforme ilustra a seção 5.1. A descrição dos serviços e funcionalidades aparecem em uma tabelas inseridas logo abaixo da árvore de backlog. A seção 5.2, apresenta o corte transversal do backlog do produto, indicando qual serão as primeiras funcionalidades a serem desenvolvida no próximo SPRINT do projeto</w:delText>
        </w:r>
      </w:del>
    </w:p>
    <w:p w14:paraId="50B55390" w14:textId="748811A7" w:rsidR="00341B5B" w:rsidDel="00FA4964" w:rsidRDefault="00341B5B">
      <w:pPr>
        <w:widowControl/>
        <w:pBdr>
          <w:top w:val="nil"/>
          <w:left w:val="nil"/>
          <w:bottom w:val="nil"/>
          <w:right w:val="nil"/>
          <w:between w:val="nil"/>
        </w:pBdr>
        <w:spacing w:line="240" w:lineRule="auto"/>
        <w:ind w:left="708"/>
        <w:jc w:val="both"/>
        <w:rPr>
          <w:del w:id="1334" w:author="Igor Santiago" w:date="2022-06-09T01:09:00Z"/>
          <w:color w:val="0070C0"/>
        </w:rPr>
      </w:pPr>
    </w:p>
    <w:p w14:paraId="57539EAB" w14:textId="231A20FE" w:rsidR="00341B5B" w:rsidDel="00FA4964" w:rsidRDefault="00341B5B">
      <w:pPr>
        <w:widowControl/>
        <w:pBdr>
          <w:top w:val="nil"/>
          <w:left w:val="nil"/>
          <w:bottom w:val="nil"/>
          <w:right w:val="nil"/>
          <w:between w:val="nil"/>
        </w:pBdr>
        <w:spacing w:line="240" w:lineRule="auto"/>
        <w:ind w:left="708"/>
        <w:jc w:val="both"/>
        <w:rPr>
          <w:del w:id="1335" w:author="Igor Santiago" w:date="2022-06-09T01:09:00Z"/>
          <w:color w:val="0070C0"/>
        </w:rPr>
      </w:pPr>
    </w:p>
    <w:p w14:paraId="3DFADA6A" w14:textId="2A5B6502" w:rsidR="00341B5B" w:rsidDel="00FA4964" w:rsidRDefault="003E6BDD">
      <w:pPr>
        <w:widowControl/>
        <w:pBdr>
          <w:top w:val="nil"/>
          <w:left w:val="nil"/>
          <w:bottom w:val="nil"/>
          <w:right w:val="nil"/>
          <w:between w:val="nil"/>
        </w:pBdr>
        <w:spacing w:line="240" w:lineRule="auto"/>
        <w:ind w:left="708"/>
        <w:jc w:val="center"/>
        <w:rPr>
          <w:del w:id="1336" w:author="Igor Santiago" w:date="2022-06-09T01:09:00Z"/>
          <w:color w:val="0070C0"/>
        </w:rPr>
      </w:pPr>
      <w:del w:id="1337" w:author="Igor Santiago" w:date="2022-06-09T01:09:00Z">
        <w:r w:rsidDel="00FA4964">
          <w:rPr>
            <w:rFonts w:ascii="Arial" w:eastAsia="Arial" w:hAnsi="Arial" w:cs="Arial"/>
            <w:noProof/>
            <w:color w:val="000000"/>
          </w:rPr>
          <w:drawing>
            <wp:inline distT="0" distB="0" distL="0" distR="0" wp14:anchorId="11EA151F" wp14:editId="5C38F803">
              <wp:extent cx="2562225" cy="244792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562225" cy="2447925"/>
                      </a:xfrm>
                      <a:prstGeom prst="rect">
                        <a:avLst/>
                      </a:prstGeom>
                      <a:ln/>
                    </pic:spPr>
                  </pic:pic>
                </a:graphicData>
              </a:graphic>
            </wp:inline>
          </w:drawing>
        </w:r>
      </w:del>
    </w:p>
    <w:p w14:paraId="5B99FB9C" w14:textId="766E038A" w:rsidR="00341B5B" w:rsidDel="00FA4964" w:rsidRDefault="003E6BDD">
      <w:pPr>
        <w:widowControl/>
        <w:spacing w:line="240" w:lineRule="auto"/>
        <w:jc w:val="center"/>
        <w:rPr>
          <w:del w:id="1338" w:author="Igor Santiago" w:date="2022-06-09T01:09:00Z"/>
          <w:color w:val="0070C0"/>
        </w:rPr>
      </w:pPr>
      <w:del w:id="1339" w:author="Igor Santiago" w:date="2022-06-09T01:09:00Z">
        <w:r w:rsidDel="00FA4964">
          <w:rPr>
            <w:color w:val="0070C0"/>
          </w:rPr>
          <w:delText>Figura 3: Exemplo de Backlog</w:delText>
        </w:r>
      </w:del>
    </w:p>
    <w:p w14:paraId="3D56671D" w14:textId="758AAE8E" w:rsidR="00341B5B" w:rsidDel="00FA4964" w:rsidRDefault="00341B5B">
      <w:pPr>
        <w:widowControl/>
        <w:spacing w:line="240" w:lineRule="auto"/>
        <w:jc w:val="center"/>
        <w:rPr>
          <w:del w:id="1340" w:author="Igor Santiago" w:date="2022-06-09T01:09:00Z"/>
          <w:b/>
          <w:color w:val="0070C0"/>
        </w:rPr>
      </w:pPr>
    </w:p>
    <w:p w14:paraId="36BE9C67" w14:textId="64576D4D" w:rsidR="00341B5B" w:rsidDel="00FA4964" w:rsidRDefault="00341B5B">
      <w:pPr>
        <w:widowControl/>
        <w:spacing w:line="240" w:lineRule="auto"/>
        <w:jc w:val="center"/>
        <w:rPr>
          <w:del w:id="1341" w:author="Igor Santiago" w:date="2022-06-09T01:09:00Z"/>
          <w:b/>
          <w:color w:val="0070C0"/>
        </w:rPr>
      </w:pPr>
    </w:p>
    <w:p w14:paraId="4982DF3A" w14:textId="202AE9D2" w:rsidR="00341B5B" w:rsidDel="00FA4964" w:rsidRDefault="00FA4964">
      <w:pPr>
        <w:widowControl/>
        <w:spacing w:line="240" w:lineRule="auto"/>
        <w:jc w:val="center"/>
        <w:rPr>
          <w:del w:id="1342" w:author="Igor Santiago" w:date="2022-06-09T01:12:00Z"/>
          <w:b/>
          <w:color w:val="0070C0"/>
        </w:rPr>
      </w:pPr>
      <w:ins w:id="1343" w:author="Igor Santiago" w:date="2022-06-09T01:09:00Z">
        <w:r>
          <w:rPr>
            <w:noProof/>
            <w:color w:val="0070C0"/>
            <w:bdr w:val="none" w:sz="0" w:space="0" w:color="auto" w:frame="1"/>
          </w:rPr>
          <w:drawing>
            <wp:inline distT="0" distB="0" distL="0" distR="0" wp14:anchorId="4D8AFA0C" wp14:editId="4D774032">
              <wp:extent cx="1298273" cy="3584672"/>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0686" cy="3591334"/>
                      </a:xfrm>
                      <a:prstGeom prst="rect">
                        <a:avLst/>
                      </a:prstGeom>
                      <a:noFill/>
                      <a:ln>
                        <a:noFill/>
                      </a:ln>
                    </pic:spPr>
                  </pic:pic>
                </a:graphicData>
              </a:graphic>
            </wp:inline>
          </w:drawing>
        </w:r>
      </w:ins>
    </w:p>
    <w:p w14:paraId="3CBA9CAC" w14:textId="77777777" w:rsidR="00341B5B" w:rsidRDefault="00341B5B" w:rsidP="00FA4964">
      <w:pPr>
        <w:widowControl/>
        <w:spacing w:line="240" w:lineRule="auto"/>
        <w:jc w:val="center"/>
        <w:rPr>
          <w:b/>
          <w:color w:val="0070C0"/>
        </w:rPr>
      </w:pPr>
    </w:p>
    <w:p w14:paraId="5E193BD6" w14:textId="1F635E9E" w:rsidR="00341B5B" w:rsidRPr="00A44348" w:rsidDel="00FA4964" w:rsidRDefault="00FA4964">
      <w:pPr>
        <w:widowControl/>
        <w:spacing w:line="240" w:lineRule="auto"/>
        <w:jc w:val="center"/>
        <w:rPr>
          <w:del w:id="1344" w:author="Igor Santiago" w:date="2022-06-09T01:12:00Z"/>
          <w:sz w:val="18"/>
          <w:szCs w:val="18"/>
          <w:lang w:val="pt-BR"/>
          <w:rPrChange w:id="1345" w:author="Ines" w:date="2022-06-09T10:14:00Z">
            <w:rPr>
              <w:del w:id="1346" w:author="Igor Santiago" w:date="2022-06-09T01:12:00Z"/>
              <w:sz w:val="18"/>
              <w:szCs w:val="18"/>
            </w:rPr>
          </w:rPrChange>
        </w:rPr>
      </w:pPr>
      <w:ins w:id="1347" w:author="Igor Santiago" w:date="2022-06-09T01:12:00Z">
        <w:r w:rsidRPr="00A44348">
          <w:rPr>
            <w:sz w:val="18"/>
            <w:szCs w:val="18"/>
            <w:lang w:val="pt-BR"/>
            <w:rPrChange w:id="1348" w:author="Ines" w:date="2022-06-09T10:14:00Z">
              <w:rPr>
                <w:sz w:val="18"/>
                <w:szCs w:val="18"/>
              </w:rPr>
            </w:rPrChange>
          </w:rPr>
          <w:t>Figura 3 – Exemplo de Backlog</w:t>
        </w:r>
      </w:ins>
    </w:p>
    <w:p w14:paraId="4231847A" w14:textId="77777777" w:rsidR="00FA4964" w:rsidRPr="00A44348" w:rsidRDefault="00FA4964" w:rsidP="00FA4964">
      <w:pPr>
        <w:widowControl/>
        <w:pBdr>
          <w:top w:val="nil"/>
          <w:left w:val="nil"/>
          <w:bottom w:val="nil"/>
          <w:right w:val="nil"/>
          <w:between w:val="nil"/>
        </w:pBdr>
        <w:spacing w:line="240" w:lineRule="auto"/>
        <w:ind w:left="708"/>
        <w:jc w:val="center"/>
        <w:rPr>
          <w:ins w:id="1349" w:author="Igor Santiago" w:date="2022-06-09T01:12:00Z"/>
          <w:b/>
          <w:color w:val="0070C0"/>
          <w:lang w:val="pt-BR"/>
          <w:rPrChange w:id="1350" w:author="Ines" w:date="2022-06-09T10:14:00Z">
            <w:rPr>
              <w:ins w:id="1351" w:author="Igor Santiago" w:date="2022-06-09T01:12:00Z"/>
              <w:b/>
              <w:color w:val="0070C0"/>
            </w:rPr>
          </w:rPrChange>
        </w:rPr>
      </w:pPr>
    </w:p>
    <w:p w14:paraId="09197A48" w14:textId="77777777" w:rsidR="00341B5B" w:rsidRPr="00A44348" w:rsidRDefault="00341B5B">
      <w:pPr>
        <w:widowControl/>
        <w:spacing w:line="240" w:lineRule="auto"/>
        <w:jc w:val="center"/>
        <w:rPr>
          <w:b/>
          <w:color w:val="0070C0"/>
          <w:lang w:val="pt-BR"/>
          <w:rPrChange w:id="1352" w:author="Ines" w:date="2022-06-09T10:14:00Z">
            <w:rPr>
              <w:b/>
              <w:color w:val="0070C0"/>
            </w:rPr>
          </w:rPrChange>
        </w:rPr>
      </w:pPr>
    </w:p>
    <w:p w14:paraId="3174C119" w14:textId="77777777" w:rsidR="00341B5B" w:rsidRPr="00A44348" w:rsidRDefault="00341B5B">
      <w:pPr>
        <w:widowControl/>
        <w:spacing w:line="240" w:lineRule="auto"/>
        <w:jc w:val="center"/>
        <w:rPr>
          <w:b/>
          <w:color w:val="0070C0"/>
          <w:lang w:val="pt-BR"/>
          <w:rPrChange w:id="1353" w:author="Ines" w:date="2022-06-09T10:14:00Z">
            <w:rPr>
              <w:b/>
              <w:color w:val="0070C0"/>
            </w:rPr>
          </w:rPrChange>
        </w:rPr>
      </w:pPr>
    </w:p>
    <w:p w14:paraId="02586EFD" w14:textId="77777777" w:rsidR="00FA4964" w:rsidRPr="00A44348" w:rsidRDefault="00FA4964">
      <w:pPr>
        <w:widowControl/>
        <w:spacing w:line="240" w:lineRule="auto"/>
        <w:jc w:val="center"/>
        <w:rPr>
          <w:ins w:id="1354" w:author="Igor Santiago" w:date="2022-06-09T01:16:00Z"/>
          <w:b/>
          <w:lang w:val="pt-BR"/>
          <w:rPrChange w:id="1355" w:author="Ines" w:date="2022-06-09T10:14:00Z">
            <w:rPr>
              <w:ins w:id="1356" w:author="Igor Santiago" w:date="2022-06-09T01:16:00Z"/>
              <w:b/>
            </w:rPr>
          </w:rPrChange>
        </w:rPr>
      </w:pPr>
    </w:p>
    <w:p w14:paraId="327F6DFE" w14:textId="77777777" w:rsidR="00FA4964" w:rsidRPr="00A44348" w:rsidRDefault="00FA4964">
      <w:pPr>
        <w:widowControl/>
        <w:spacing w:line="240" w:lineRule="auto"/>
        <w:jc w:val="center"/>
        <w:rPr>
          <w:ins w:id="1357" w:author="Igor Santiago" w:date="2022-06-09T01:16:00Z"/>
          <w:b/>
          <w:lang w:val="pt-BR"/>
          <w:rPrChange w:id="1358" w:author="Ines" w:date="2022-06-09T10:14:00Z">
            <w:rPr>
              <w:ins w:id="1359" w:author="Igor Santiago" w:date="2022-06-09T01:16:00Z"/>
              <w:b/>
            </w:rPr>
          </w:rPrChange>
        </w:rPr>
      </w:pPr>
    </w:p>
    <w:p w14:paraId="181C7DD9" w14:textId="77777777" w:rsidR="00FA4964" w:rsidRPr="00A44348" w:rsidRDefault="00FA4964">
      <w:pPr>
        <w:widowControl/>
        <w:spacing w:line="240" w:lineRule="auto"/>
        <w:jc w:val="center"/>
        <w:rPr>
          <w:ins w:id="1360" w:author="Igor Santiago" w:date="2022-06-09T01:16:00Z"/>
          <w:b/>
          <w:lang w:val="pt-BR"/>
          <w:rPrChange w:id="1361" w:author="Ines" w:date="2022-06-09T10:14:00Z">
            <w:rPr>
              <w:ins w:id="1362" w:author="Igor Santiago" w:date="2022-06-09T01:16:00Z"/>
              <w:b/>
            </w:rPr>
          </w:rPrChange>
        </w:rPr>
      </w:pPr>
    </w:p>
    <w:p w14:paraId="6B9C9870" w14:textId="77777777" w:rsidR="00FA4964" w:rsidRPr="00A44348" w:rsidRDefault="00FA4964">
      <w:pPr>
        <w:widowControl/>
        <w:spacing w:line="240" w:lineRule="auto"/>
        <w:jc w:val="center"/>
        <w:rPr>
          <w:ins w:id="1363" w:author="Igor Santiago" w:date="2022-06-09T01:16:00Z"/>
          <w:b/>
          <w:lang w:val="pt-BR"/>
          <w:rPrChange w:id="1364" w:author="Ines" w:date="2022-06-09T10:14:00Z">
            <w:rPr>
              <w:ins w:id="1365" w:author="Igor Santiago" w:date="2022-06-09T01:16:00Z"/>
              <w:b/>
            </w:rPr>
          </w:rPrChange>
        </w:rPr>
      </w:pPr>
    </w:p>
    <w:p w14:paraId="5E866E7E" w14:textId="77777777" w:rsidR="00FA4964" w:rsidRPr="00A44348" w:rsidRDefault="00FA4964">
      <w:pPr>
        <w:widowControl/>
        <w:spacing w:line="240" w:lineRule="auto"/>
        <w:jc w:val="center"/>
        <w:rPr>
          <w:ins w:id="1366" w:author="Igor Santiago" w:date="2022-06-09T01:16:00Z"/>
          <w:b/>
          <w:lang w:val="pt-BR"/>
          <w:rPrChange w:id="1367" w:author="Ines" w:date="2022-06-09T10:14:00Z">
            <w:rPr>
              <w:ins w:id="1368" w:author="Igor Santiago" w:date="2022-06-09T01:16:00Z"/>
              <w:b/>
            </w:rPr>
          </w:rPrChange>
        </w:rPr>
      </w:pPr>
    </w:p>
    <w:p w14:paraId="37D8BB8C" w14:textId="77777777" w:rsidR="00FA4964" w:rsidRPr="00A44348" w:rsidRDefault="00FA4964">
      <w:pPr>
        <w:widowControl/>
        <w:spacing w:line="240" w:lineRule="auto"/>
        <w:jc w:val="center"/>
        <w:rPr>
          <w:ins w:id="1369" w:author="Igor Santiago" w:date="2022-06-09T01:16:00Z"/>
          <w:b/>
          <w:lang w:val="pt-BR"/>
          <w:rPrChange w:id="1370" w:author="Ines" w:date="2022-06-09T10:14:00Z">
            <w:rPr>
              <w:ins w:id="1371" w:author="Igor Santiago" w:date="2022-06-09T01:16:00Z"/>
              <w:b/>
            </w:rPr>
          </w:rPrChange>
        </w:rPr>
      </w:pPr>
    </w:p>
    <w:p w14:paraId="5BF57DC4" w14:textId="77777777" w:rsidR="00FA4964" w:rsidRPr="00A44348" w:rsidRDefault="00FA4964">
      <w:pPr>
        <w:widowControl/>
        <w:spacing w:line="240" w:lineRule="auto"/>
        <w:jc w:val="center"/>
        <w:rPr>
          <w:ins w:id="1372" w:author="Igor Santiago" w:date="2022-06-09T01:16:00Z"/>
          <w:b/>
          <w:lang w:val="pt-BR"/>
          <w:rPrChange w:id="1373" w:author="Ines" w:date="2022-06-09T10:14:00Z">
            <w:rPr>
              <w:ins w:id="1374" w:author="Igor Santiago" w:date="2022-06-09T01:16:00Z"/>
              <w:b/>
            </w:rPr>
          </w:rPrChange>
        </w:rPr>
      </w:pPr>
    </w:p>
    <w:p w14:paraId="75F3E2D9" w14:textId="77777777" w:rsidR="00FA4964" w:rsidRPr="00A44348" w:rsidRDefault="00FA4964">
      <w:pPr>
        <w:widowControl/>
        <w:spacing w:line="240" w:lineRule="auto"/>
        <w:jc w:val="center"/>
        <w:rPr>
          <w:ins w:id="1375" w:author="Igor Santiago" w:date="2022-06-09T01:16:00Z"/>
          <w:b/>
          <w:lang w:val="pt-BR"/>
          <w:rPrChange w:id="1376" w:author="Ines" w:date="2022-06-09T10:14:00Z">
            <w:rPr>
              <w:ins w:id="1377" w:author="Igor Santiago" w:date="2022-06-09T01:16:00Z"/>
              <w:b/>
            </w:rPr>
          </w:rPrChange>
        </w:rPr>
      </w:pPr>
    </w:p>
    <w:p w14:paraId="0541674C" w14:textId="77777777" w:rsidR="00FA4964" w:rsidRPr="00A44348" w:rsidRDefault="00FA4964">
      <w:pPr>
        <w:widowControl/>
        <w:spacing w:line="240" w:lineRule="auto"/>
        <w:jc w:val="center"/>
        <w:rPr>
          <w:ins w:id="1378" w:author="Igor Santiago" w:date="2022-06-09T01:16:00Z"/>
          <w:b/>
          <w:lang w:val="pt-BR"/>
          <w:rPrChange w:id="1379" w:author="Ines" w:date="2022-06-09T10:14:00Z">
            <w:rPr>
              <w:ins w:id="1380" w:author="Igor Santiago" w:date="2022-06-09T01:16:00Z"/>
              <w:b/>
            </w:rPr>
          </w:rPrChange>
        </w:rPr>
      </w:pPr>
    </w:p>
    <w:p w14:paraId="463B1336" w14:textId="77777777" w:rsidR="00FA4964" w:rsidRPr="00A44348" w:rsidRDefault="00FA4964">
      <w:pPr>
        <w:widowControl/>
        <w:spacing w:line="240" w:lineRule="auto"/>
        <w:jc w:val="center"/>
        <w:rPr>
          <w:ins w:id="1381" w:author="Igor Santiago" w:date="2022-06-09T01:16:00Z"/>
          <w:b/>
          <w:lang w:val="pt-BR"/>
          <w:rPrChange w:id="1382" w:author="Ines" w:date="2022-06-09T10:14:00Z">
            <w:rPr>
              <w:ins w:id="1383" w:author="Igor Santiago" w:date="2022-06-09T01:16:00Z"/>
              <w:b/>
            </w:rPr>
          </w:rPrChange>
        </w:rPr>
      </w:pPr>
    </w:p>
    <w:p w14:paraId="7B283AD6" w14:textId="77777777" w:rsidR="00FA4964" w:rsidRPr="00A44348" w:rsidRDefault="00FA4964">
      <w:pPr>
        <w:widowControl/>
        <w:spacing w:line="240" w:lineRule="auto"/>
        <w:jc w:val="center"/>
        <w:rPr>
          <w:ins w:id="1384" w:author="Igor Santiago" w:date="2022-06-09T01:16:00Z"/>
          <w:b/>
          <w:lang w:val="pt-BR"/>
          <w:rPrChange w:id="1385" w:author="Ines" w:date="2022-06-09T10:14:00Z">
            <w:rPr>
              <w:ins w:id="1386" w:author="Igor Santiago" w:date="2022-06-09T01:16:00Z"/>
              <w:b/>
            </w:rPr>
          </w:rPrChange>
        </w:rPr>
      </w:pPr>
    </w:p>
    <w:p w14:paraId="578EE073" w14:textId="77777777" w:rsidR="00FA4964" w:rsidRPr="00A44348" w:rsidRDefault="00FA4964">
      <w:pPr>
        <w:widowControl/>
        <w:spacing w:line="240" w:lineRule="auto"/>
        <w:jc w:val="center"/>
        <w:rPr>
          <w:ins w:id="1387" w:author="Igor Santiago" w:date="2022-06-09T01:16:00Z"/>
          <w:b/>
          <w:lang w:val="pt-BR"/>
          <w:rPrChange w:id="1388" w:author="Ines" w:date="2022-06-09T10:14:00Z">
            <w:rPr>
              <w:ins w:id="1389" w:author="Igor Santiago" w:date="2022-06-09T01:16:00Z"/>
              <w:b/>
            </w:rPr>
          </w:rPrChange>
        </w:rPr>
      </w:pPr>
    </w:p>
    <w:p w14:paraId="4795965F" w14:textId="77777777" w:rsidR="00FA4964" w:rsidRPr="00A44348" w:rsidRDefault="00FA4964">
      <w:pPr>
        <w:widowControl/>
        <w:spacing w:line="240" w:lineRule="auto"/>
        <w:jc w:val="center"/>
        <w:rPr>
          <w:ins w:id="1390" w:author="Igor Santiago" w:date="2022-06-09T01:16:00Z"/>
          <w:b/>
          <w:lang w:val="pt-BR"/>
          <w:rPrChange w:id="1391" w:author="Ines" w:date="2022-06-09T10:14:00Z">
            <w:rPr>
              <w:ins w:id="1392" w:author="Igor Santiago" w:date="2022-06-09T01:16:00Z"/>
              <w:b/>
            </w:rPr>
          </w:rPrChange>
        </w:rPr>
      </w:pPr>
    </w:p>
    <w:p w14:paraId="6720A49C" w14:textId="1F457B3D" w:rsidR="00341B5B" w:rsidRPr="00A44348" w:rsidRDefault="00FA4964">
      <w:pPr>
        <w:widowControl/>
        <w:spacing w:line="240" w:lineRule="auto"/>
        <w:jc w:val="center"/>
        <w:rPr>
          <w:b/>
          <w:lang w:val="pt-BR"/>
          <w:rPrChange w:id="1393" w:author="Ines" w:date="2022-06-09T10:14:00Z">
            <w:rPr>
              <w:b/>
              <w:color w:val="0070C0"/>
            </w:rPr>
          </w:rPrChange>
        </w:rPr>
      </w:pPr>
      <w:ins w:id="1394" w:author="Igor Santiago" w:date="2022-06-09T01:12:00Z">
        <w:r w:rsidRPr="00A44348">
          <w:rPr>
            <w:b/>
            <w:lang w:val="pt-BR"/>
            <w:rPrChange w:id="1395" w:author="Ines" w:date="2022-06-09T10:14:00Z">
              <w:rPr>
                <w:b/>
              </w:rPr>
            </w:rPrChange>
          </w:rPr>
          <w:t>Tabela 4</w:t>
        </w:r>
      </w:ins>
      <w:del w:id="1396" w:author="Igor Santiago" w:date="2022-06-09T01:12:00Z">
        <w:r w:rsidR="003E6BDD" w:rsidRPr="00A44348" w:rsidDel="00FA4964">
          <w:rPr>
            <w:b/>
            <w:lang w:val="pt-BR"/>
            <w:rPrChange w:id="1397" w:author="Ines" w:date="2022-06-09T10:14:00Z">
              <w:rPr>
                <w:b/>
                <w:color w:val="0070C0"/>
              </w:rPr>
            </w:rPrChange>
          </w:rPr>
          <w:delText xml:space="preserve">Figura </w:delText>
        </w:r>
      </w:del>
      <w:del w:id="1398" w:author="Igor Santiago" w:date="2022-06-09T01:11:00Z">
        <w:r w:rsidR="003E6BDD" w:rsidRPr="00A44348" w:rsidDel="00FA4964">
          <w:rPr>
            <w:b/>
            <w:lang w:val="pt-BR"/>
            <w:rPrChange w:id="1399" w:author="Ines" w:date="2022-06-09T10:14:00Z">
              <w:rPr>
                <w:b/>
                <w:color w:val="0070C0"/>
              </w:rPr>
            </w:rPrChange>
          </w:rPr>
          <w:delText>8</w:delText>
        </w:r>
      </w:del>
      <w:r w:rsidR="003E6BDD" w:rsidRPr="00A44348">
        <w:rPr>
          <w:b/>
          <w:lang w:val="pt-BR"/>
          <w:rPrChange w:id="1400" w:author="Ines" w:date="2022-06-09T10:14:00Z">
            <w:rPr>
              <w:b/>
              <w:color w:val="0070C0"/>
            </w:rPr>
          </w:rPrChange>
        </w:rPr>
        <w:t>: Tabelas de serviços e funcionalidades do produto</w:t>
      </w:r>
    </w:p>
    <w:tbl>
      <w:tblPr>
        <w:tblStyle w:val="a7"/>
        <w:tblW w:w="8642"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0"/>
        <w:gridCol w:w="2843"/>
        <w:gridCol w:w="2909"/>
      </w:tblGrid>
      <w:tr w:rsidR="00341B5B" w:rsidRPr="00A44348" w:rsidDel="00FA4964" w14:paraId="53987221" w14:textId="36BF4025">
        <w:trPr>
          <w:del w:id="1401" w:author="Igor Santiago" w:date="2022-06-09T01:14:00Z"/>
        </w:trPr>
        <w:tc>
          <w:tcPr>
            <w:tcW w:w="2890" w:type="dxa"/>
            <w:shd w:val="clear" w:color="auto" w:fill="D9D9D9"/>
          </w:tcPr>
          <w:p w14:paraId="6A57EE47" w14:textId="6F22483F" w:rsidR="00341B5B" w:rsidRPr="00A44348" w:rsidDel="00FA4964" w:rsidRDefault="003E6BDD">
            <w:pPr>
              <w:widowControl/>
              <w:pBdr>
                <w:top w:val="nil"/>
                <w:left w:val="nil"/>
                <w:bottom w:val="nil"/>
                <w:right w:val="nil"/>
                <w:between w:val="nil"/>
              </w:pBdr>
              <w:spacing w:line="240" w:lineRule="auto"/>
              <w:jc w:val="center"/>
              <w:rPr>
                <w:del w:id="1402" w:author="Igor Santiago" w:date="2022-06-09T01:14:00Z"/>
                <w:color w:val="0070C0"/>
                <w:lang w:val="pt-BR"/>
                <w:rPrChange w:id="1403" w:author="Ines" w:date="2022-06-09T10:14:00Z">
                  <w:rPr>
                    <w:del w:id="1404" w:author="Igor Santiago" w:date="2022-06-09T01:14:00Z"/>
                    <w:color w:val="0070C0"/>
                  </w:rPr>
                </w:rPrChange>
              </w:rPr>
            </w:pPr>
            <w:del w:id="1405" w:author="Igor Santiago" w:date="2022-06-09T01:14:00Z">
              <w:r w:rsidRPr="00A44348" w:rsidDel="00FA4964">
                <w:rPr>
                  <w:color w:val="0070C0"/>
                  <w:lang w:val="pt-BR"/>
                  <w:rPrChange w:id="1406" w:author="Ines" w:date="2022-06-09T10:14:00Z">
                    <w:rPr>
                      <w:color w:val="0070C0"/>
                    </w:rPr>
                  </w:rPrChange>
                </w:rPr>
                <w:delText>SERVIÇO</w:delText>
              </w:r>
            </w:del>
          </w:p>
        </w:tc>
        <w:tc>
          <w:tcPr>
            <w:tcW w:w="2843" w:type="dxa"/>
            <w:shd w:val="clear" w:color="auto" w:fill="D9D9D9"/>
          </w:tcPr>
          <w:p w14:paraId="4A5D126D" w14:textId="0CD9BE18" w:rsidR="00341B5B" w:rsidRPr="00A44348" w:rsidDel="00FA4964" w:rsidRDefault="003E6BDD">
            <w:pPr>
              <w:widowControl/>
              <w:pBdr>
                <w:top w:val="nil"/>
                <w:left w:val="nil"/>
                <w:bottom w:val="nil"/>
                <w:right w:val="nil"/>
                <w:between w:val="nil"/>
              </w:pBdr>
              <w:spacing w:line="240" w:lineRule="auto"/>
              <w:jc w:val="center"/>
              <w:rPr>
                <w:del w:id="1407" w:author="Igor Santiago" w:date="2022-06-09T01:14:00Z"/>
                <w:color w:val="0070C0"/>
                <w:lang w:val="pt-BR"/>
                <w:rPrChange w:id="1408" w:author="Ines" w:date="2022-06-09T10:14:00Z">
                  <w:rPr>
                    <w:del w:id="1409" w:author="Igor Santiago" w:date="2022-06-09T01:14:00Z"/>
                    <w:color w:val="0070C0"/>
                  </w:rPr>
                </w:rPrChange>
              </w:rPr>
            </w:pPr>
            <w:del w:id="1410" w:author="Igor Santiago" w:date="2022-06-09T01:14:00Z">
              <w:r w:rsidRPr="00A44348" w:rsidDel="00FA4964">
                <w:rPr>
                  <w:color w:val="0070C0"/>
                  <w:lang w:val="pt-BR"/>
                  <w:rPrChange w:id="1411" w:author="Ines" w:date="2022-06-09T10:14:00Z">
                    <w:rPr>
                      <w:color w:val="0070C0"/>
                    </w:rPr>
                  </w:rPrChange>
                </w:rPr>
                <w:delText>NOME</w:delText>
              </w:r>
            </w:del>
          </w:p>
        </w:tc>
        <w:tc>
          <w:tcPr>
            <w:tcW w:w="2909" w:type="dxa"/>
            <w:shd w:val="clear" w:color="auto" w:fill="D9D9D9"/>
          </w:tcPr>
          <w:p w14:paraId="6F98CA5E" w14:textId="74E600F2" w:rsidR="00341B5B" w:rsidRPr="00A44348" w:rsidDel="00FA4964" w:rsidRDefault="003E6BDD">
            <w:pPr>
              <w:widowControl/>
              <w:pBdr>
                <w:top w:val="nil"/>
                <w:left w:val="nil"/>
                <w:bottom w:val="nil"/>
                <w:right w:val="nil"/>
                <w:between w:val="nil"/>
              </w:pBdr>
              <w:spacing w:line="240" w:lineRule="auto"/>
              <w:jc w:val="center"/>
              <w:rPr>
                <w:del w:id="1412" w:author="Igor Santiago" w:date="2022-06-09T01:14:00Z"/>
                <w:color w:val="0070C0"/>
                <w:lang w:val="pt-BR"/>
                <w:rPrChange w:id="1413" w:author="Ines" w:date="2022-06-09T10:14:00Z">
                  <w:rPr>
                    <w:del w:id="1414" w:author="Igor Santiago" w:date="2022-06-09T01:14:00Z"/>
                    <w:color w:val="0070C0"/>
                  </w:rPr>
                </w:rPrChange>
              </w:rPr>
            </w:pPr>
            <w:del w:id="1415" w:author="Igor Santiago" w:date="2022-06-09T01:14:00Z">
              <w:r w:rsidRPr="00A44348" w:rsidDel="00FA4964">
                <w:rPr>
                  <w:color w:val="0070C0"/>
                  <w:lang w:val="pt-BR"/>
                  <w:rPrChange w:id="1416" w:author="Ines" w:date="2022-06-09T10:14:00Z">
                    <w:rPr>
                      <w:color w:val="0070C0"/>
                    </w:rPr>
                  </w:rPrChange>
                </w:rPr>
                <w:delText>Descrição</w:delText>
              </w:r>
            </w:del>
          </w:p>
        </w:tc>
      </w:tr>
      <w:tr w:rsidR="00341B5B" w:rsidRPr="00A44348" w:rsidDel="00FA4964" w14:paraId="67E9C717" w14:textId="733D812B">
        <w:trPr>
          <w:del w:id="1417" w:author="Igor Santiago" w:date="2022-06-09T01:14:00Z"/>
        </w:trPr>
        <w:tc>
          <w:tcPr>
            <w:tcW w:w="2890" w:type="dxa"/>
            <w:vMerge w:val="restart"/>
          </w:tcPr>
          <w:p w14:paraId="1A5F511B" w14:textId="1B1F01F8" w:rsidR="00341B5B" w:rsidRPr="00A44348" w:rsidDel="00FA4964" w:rsidRDefault="003E6BDD">
            <w:pPr>
              <w:widowControl/>
              <w:pBdr>
                <w:top w:val="nil"/>
                <w:left w:val="nil"/>
                <w:bottom w:val="nil"/>
                <w:right w:val="nil"/>
                <w:between w:val="nil"/>
              </w:pBdr>
              <w:spacing w:line="240" w:lineRule="auto"/>
              <w:jc w:val="center"/>
              <w:rPr>
                <w:del w:id="1418" w:author="Igor Santiago" w:date="2022-06-09T01:12:00Z"/>
                <w:color w:val="0070C0"/>
                <w:lang w:val="pt-BR"/>
                <w:rPrChange w:id="1419" w:author="Ines" w:date="2022-06-09T10:14:00Z">
                  <w:rPr>
                    <w:del w:id="1420" w:author="Igor Santiago" w:date="2022-06-09T01:12:00Z"/>
                    <w:color w:val="0070C0"/>
                  </w:rPr>
                </w:rPrChange>
              </w:rPr>
            </w:pPr>
            <w:del w:id="1421" w:author="Igor Santiago" w:date="2022-06-09T01:12:00Z">
              <w:r w:rsidRPr="00A44348" w:rsidDel="00FA4964">
                <w:rPr>
                  <w:color w:val="0070C0"/>
                  <w:lang w:val="pt-BR"/>
                  <w:rPrChange w:id="1422" w:author="Ines" w:date="2022-06-09T10:14:00Z">
                    <w:rPr>
                      <w:color w:val="0070C0"/>
                    </w:rPr>
                  </w:rPrChange>
                </w:rPr>
                <w:delText xml:space="preserve">Gestão de Usuários - </w:delText>
              </w:r>
            </w:del>
          </w:p>
          <w:p w14:paraId="55B7289D" w14:textId="0F9B3939" w:rsidR="00FA4964" w:rsidRPr="00A44348" w:rsidDel="00FA4964" w:rsidRDefault="003E6BDD" w:rsidP="00FA4964">
            <w:pPr>
              <w:widowControl/>
              <w:pBdr>
                <w:top w:val="nil"/>
                <w:left w:val="nil"/>
                <w:bottom w:val="nil"/>
                <w:right w:val="nil"/>
                <w:between w:val="nil"/>
              </w:pBdr>
              <w:spacing w:line="240" w:lineRule="auto"/>
              <w:jc w:val="center"/>
              <w:rPr>
                <w:del w:id="1423" w:author="Igor Santiago" w:date="2022-06-09T01:14:00Z"/>
                <w:color w:val="000000"/>
                <w:lang w:val="pt-BR"/>
                <w:rPrChange w:id="1424" w:author="Ines" w:date="2022-06-09T10:14:00Z">
                  <w:rPr>
                    <w:del w:id="1425" w:author="Igor Santiago" w:date="2022-06-09T01:14:00Z"/>
                    <w:color w:val="0070C0"/>
                  </w:rPr>
                </w:rPrChange>
              </w:rPr>
            </w:pPr>
            <w:del w:id="1426" w:author="Igor Santiago" w:date="2022-06-09T01:12:00Z">
              <w:r w:rsidRPr="00A44348" w:rsidDel="00FA4964">
                <w:rPr>
                  <w:color w:val="0070C0"/>
                  <w:lang w:val="pt-BR"/>
                  <w:rPrChange w:id="1427" w:author="Ines" w:date="2022-06-09T10:14:00Z">
                    <w:rPr>
                      <w:color w:val="0070C0"/>
                    </w:rPr>
                  </w:rPrChange>
                </w:rPr>
                <w:delText>Este serviço realiza todas as tarefas relacionas à administração de pessoas que possuem acesso ao sistema e seus recursos.</w:delText>
              </w:r>
            </w:del>
          </w:p>
        </w:tc>
        <w:tc>
          <w:tcPr>
            <w:tcW w:w="2843" w:type="dxa"/>
          </w:tcPr>
          <w:p w14:paraId="6E9DE487" w14:textId="4CEFCCCD" w:rsidR="00341B5B" w:rsidRPr="00A44348" w:rsidDel="00FA4964" w:rsidRDefault="003E6BDD">
            <w:pPr>
              <w:widowControl/>
              <w:pBdr>
                <w:top w:val="nil"/>
                <w:left w:val="nil"/>
                <w:bottom w:val="nil"/>
                <w:right w:val="nil"/>
                <w:between w:val="nil"/>
              </w:pBdr>
              <w:spacing w:line="240" w:lineRule="auto"/>
              <w:jc w:val="center"/>
              <w:rPr>
                <w:del w:id="1428" w:author="Igor Santiago" w:date="2022-06-09T01:14:00Z"/>
                <w:color w:val="0070C0"/>
                <w:lang w:val="pt-BR"/>
                <w:rPrChange w:id="1429" w:author="Ines" w:date="2022-06-09T10:14:00Z">
                  <w:rPr>
                    <w:del w:id="1430" w:author="Igor Santiago" w:date="2022-06-09T01:14:00Z"/>
                    <w:color w:val="0070C0"/>
                  </w:rPr>
                </w:rPrChange>
              </w:rPr>
            </w:pPr>
            <w:del w:id="1431" w:author="Igor Santiago" w:date="2022-06-09T01:13:00Z">
              <w:r w:rsidRPr="00A44348" w:rsidDel="00FA4964">
                <w:rPr>
                  <w:color w:val="0070C0"/>
                  <w:lang w:val="pt-BR"/>
                  <w:rPrChange w:id="1432" w:author="Ines" w:date="2022-06-09T10:14:00Z">
                    <w:rPr>
                      <w:color w:val="0070C0"/>
                    </w:rPr>
                  </w:rPrChange>
                </w:rPr>
                <w:delText>Associar Papeis</w:delText>
              </w:r>
            </w:del>
          </w:p>
        </w:tc>
        <w:tc>
          <w:tcPr>
            <w:tcW w:w="2909" w:type="dxa"/>
          </w:tcPr>
          <w:p w14:paraId="3A54F28C" w14:textId="4C83B181" w:rsidR="00341B5B" w:rsidRPr="00A44348" w:rsidDel="00FA4964" w:rsidRDefault="003E6BDD">
            <w:pPr>
              <w:widowControl/>
              <w:pBdr>
                <w:top w:val="nil"/>
                <w:left w:val="nil"/>
                <w:bottom w:val="nil"/>
                <w:right w:val="nil"/>
                <w:between w:val="nil"/>
              </w:pBdr>
              <w:spacing w:line="240" w:lineRule="auto"/>
              <w:jc w:val="center"/>
              <w:rPr>
                <w:del w:id="1433" w:author="Igor Santiago" w:date="2022-06-09T01:14:00Z"/>
                <w:color w:val="0070C0"/>
                <w:lang w:val="pt-BR"/>
                <w:rPrChange w:id="1434" w:author="Ines" w:date="2022-06-09T10:14:00Z">
                  <w:rPr>
                    <w:del w:id="1435" w:author="Igor Santiago" w:date="2022-06-09T01:14:00Z"/>
                    <w:color w:val="0070C0"/>
                  </w:rPr>
                </w:rPrChange>
              </w:rPr>
            </w:pPr>
            <w:del w:id="1436" w:author="Igor Santiago" w:date="2022-06-09T01:13:00Z">
              <w:r w:rsidRPr="00A44348" w:rsidDel="00FA4964">
                <w:rPr>
                  <w:color w:val="0070C0"/>
                  <w:lang w:val="pt-BR"/>
                  <w:rPrChange w:id="1437" w:author="Ines" w:date="2022-06-09T10:14:00Z">
                    <w:rPr>
                      <w:color w:val="0070C0"/>
                    </w:rPr>
                  </w:rPrChange>
                </w:rPr>
                <w:delText>Permite a cada atribuir papéis (usuário comum, administrador) aos usuários do sistema de forma a conceder, atualizar e remover privilégios de acesso (leitura, edição, remoção) aos recursos do sistema</w:delText>
              </w:r>
            </w:del>
          </w:p>
        </w:tc>
      </w:tr>
      <w:tr w:rsidR="00341B5B" w:rsidRPr="00A44348" w:rsidDel="00FA4964" w14:paraId="60213D29" w14:textId="021020DC">
        <w:trPr>
          <w:del w:id="1438" w:author="Igor Santiago" w:date="2022-06-09T01:14:00Z"/>
        </w:trPr>
        <w:tc>
          <w:tcPr>
            <w:tcW w:w="2890" w:type="dxa"/>
            <w:vMerge/>
          </w:tcPr>
          <w:p w14:paraId="0E879C38" w14:textId="199150A0" w:rsidR="00341B5B" w:rsidRPr="00A44348" w:rsidDel="00FA4964" w:rsidRDefault="00341B5B">
            <w:pPr>
              <w:pBdr>
                <w:top w:val="nil"/>
                <w:left w:val="nil"/>
                <w:bottom w:val="nil"/>
                <w:right w:val="nil"/>
                <w:between w:val="nil"/>
              </w:pBdr>
              <w:spacing w:line="276" w:lineRule="auto"/>
              <w:rPr>
                <w:del w:id="1439" w:author="Igor Santiago" w:date="2022-06-09T01:14:00Z"/>
                <w:color w:val="0070C0"/>
                <w:lang w:val="pt-BR"/>
                <w:rPrChange w:id="1440" w:author="Ines" w:date="2022-06-09T10:14:00Z">
                  <w:rPr>
                    <w:del w:id="1441" w:author="Igor Santiago" w:date="2022-06-09T01:14:00Z"/>
                    <w:color w:val="0070C0"/>
                  </w:rPr>
                </w:rPrChange>
              </w:rPr>
            </w:pPr>
          </w:p>
        </w:tc>
        <w:tc>
          <w:tcPr>
            <w:tcW w:w="2843" w:type="dxa"/>
          </w:tcPr>
          <w:p w14:paraId="0380C22D" w14:textId="74EF8CA0" w:rsidR="00341B5B" w:rsidRPr="00A44348" w:rsidDel="00FA4964" w:rsidRDefault="003E6BDD">
            <w:pPr>
              <w:widowControl/>
              <w:pBdr>
                <w:top w:val="nil"/>
                <w:left w:val="nil"/>
                <w:bottom w:val="nil"/>
                <w:right w:val="nil"/>
                <w:between w:val="nil"/>
              </w:pBdr>
              <w:spacing w:line="240" w:lineRule="auto"/>
              <w:jc w:val="center"/>
              <w:rPr>
                <w:del w:id="1442" w:author="Igor Santiago" w:date="2022-06-09T01:14:00Z"/>
                <w:color w:val="0070C0"/>
                <w:lang w:val="pt-BR"/>
                <w:rPrChange w:id="1443" w:author="Ines" w:date="2022-06-09T10:14:00Z">
                  <w:rPr>
                    <w:del w:id="1444" w:author="Igor Santiago" w:date="2022-06-09T01:14:00Z"/>
                    <w:color w:val="0070C0"/>
                  </w:rPr>
                </w:rPrChange>
              </w:rPr>
            </w:pPr>
            <w:del w:id="1445" w:author="Igor Santiago" w:date="2022-06-09T01:13:00Z">
              <w:r w:rsidRPr="00A44348" w:rsidDel="00FA4964">
                <w:rPr>
                  <w:color w:val="0070C0"/>
                  <w:lang w:val="pt-BR"/>
                  <w:rPrChange w:id="1446" w:author="Ines" w:date="2022-06-09T10:14:00Z">
                    <w:rPr>
                      <w:color w:val="0070C0"/>
                    </w:rPr>
                  </w:rPrChange>
                </w:rPr>
                <w:delText>Remover Usuários</w:delText>
              </w:r>
            </w:del>
          </w:p>
        </w:tc>
        <w:tc>
          <w:tcPr>
            <w:tcW w:w="2909" w:type="dxa"/>
          </w:tcPr>
          <w:p w14:paraId="7DA5E3CD" w14:textId="19E85BA2" w:rsidR="00341B5B" w:rsidRPr="00A44348" w:rsidDel="00FA4964" w:rsidRDefault="003E6BDD">
            <w:pPr>
              <w:pStyle w:val="NormalWeb"/>
              <w:jc w:val="center"/>
              <w:rPr>
                <w:del w:id="1447" w:author="Igor Santiago" w:date="2022-06-09T01:14:00Z"/>
                <w:lang w:val="pt-BR"/>
                <w:rPrChange w:id="1448" w:author="Ines" w:date="2022-06-09T10:14:00Z">
                  <w:rPr>
                    <w:del w:id="1449" w:author="Igor Santiago" w:date="2022-06-09T01:14:00Z"/>
                    <w:color w:val="0070C0"/>
                  </w:rPr>
                </w:rPrChange>
              </w:rPr>
              <w:pPrChange w:id="1450" w:author="Igor Santiago" w:date="2022-06-09T01:13:00Z">
                <w:pPr>
                  <w:widowControl/>
                  <w:pBdr>
                    <w:top w:val="nil"/>
                    <w:left w:val="nil"/>
                    <w:bottom w:val="nil"/>
                    <w:right w:val="nil"/>
                    <w:between w:val="nil"/>
                  </w:pBdr>
                  <w:spacing w:line="240" w:lineRule="auto"/>
                  <w:jc w:val="center"/>
                </w:pPr>
              </w:pPrChange>
            </w:pPr>
            <w:del w:id="1451" w:author="Igor Santiago" w:date="2022-06-09T01:13:00Z">
              <w:r w:rsidRPr="00A44348" w:rsidDel="00FA4964">
                <w:rPr>
                  <w:color w:val="0070C0"/>
                  <w:sz w:val="20"/>
                  <w:szCs w:val="20"/>
                  <w:lang w:val="pt-BR"/>
                  <w:rPrChange w:id="1452" w:author="Ines" w:date="2022-06-09T10:14:00Z">
                    <w:rPr>
                      <w:color w:val="0070C0"/>
                    </w:rPr>
                  </w:rPrChange>
                </w:rPr>
                <w:delText>Permite bloquear ou remover definitivamente um usuário do sistema</w:delText>
              </w:r>
            </w:del>
          </w:p>
        </w:tc>
      </w:tr>
      <w:tr w:rsidR="00341B5B" w:rsidRPr="00A44348" w:rsidDel="00FA4964" w14:paraId="2624544D" w14:textId="2234792D">
        <w:trPr>
          <w:del w:id="1453" w:author="Igor Santiago" w:date="2022-06-09T01:14:00Z"/>
        </w:trPr>
        <w:tc>
          <w:tcPr>
            <w:tcW w:w="2890" w:type="dxa"/>
          </w:tcPr>
          <w:p w14:paraId="76343A50" w14:textId="440554D4" w:rsidR="00341B5B" w:rsidRPr="00A44348" w:rsidDel="00FA4964" w:rsidRDefault="003E6BDD">
            <w:pPr>
              <w:pStyle w:val="NormalWeb"/>
              <w:spacing w:before="0" w:beforeAutospacing="0" w:after="0" w:afterAutospacing="0"/>
              <w:jc w:val="center"/>
              <w:rPr>
                <w:del w:id="1454" w:author="Igor Santiago" w:date="2022-06-09T01:14:00Z"/>
                <w:lang w:val="pt-BR"/>
                <w:rPrChange w:id="1455" w:author="Ines" w:date="2022-06-09T10:14:00Z">
                  <w:rPr>
                    <w:del w:id="1456" w:author="Igor Santiago" w:date="2022-06-09T01:14:00Z"/>
                    <w:color w:val="0070C0"/>
                  </w:rPr>
                </w:rPrChange>
              </w:rPr>
              <w:pPrChange w:id="1457" w:author="Igor Santiago" w:date="2022-06-09T01:14:00Z">
                <w:pPr>
                  <w:widowControl/>
                  <w:pBdr>
                    <w:top w:val="nil"/>
                    <w:left w:val="nil"/>
                    <w:bottom w:val="nil"/>
                    <w:right w:val="nil"/>
                    <w:between w:val="nil"/>
                  </w:pBdr>
                  <w:spacing w:line="240" w:lineRule="auto"/>
                  <w:jc w:val="center"/>
                </w:pPr>
              </w:pPrChange>
            </w:pPr>
            <w:del w:id="1458" w:author="Igor Santiago" w:date="2022-06-09T01:14:00Z">
              <w:r w:rsidRPr="00A44348" w:rsidDel="00FA4964">
                <w:rPr>
                  <w:color w:val="0070C0"/>
                  <w:sz w:val="20"/>
                  <w:szCs w:val="20"/>
                  <w:lang w:val="pt-BR"/>
                  <w:rPrChange w:id="1459" w:author="Ines" w:date="2022-06-09T10:14:00Z">
                    <w:rPr>
                      <w:color w:val="0070C0"/>
                    </w:rPr>
                  </w:rPrChange>
                </w:rPr>
                <w:delText>...</w:delText>
              </w:r>
            </w:del>
          </w:p>
        </w:tc>
        <w:tc>
          <w:tcPr>
            <w:tcW w:w="2843" w:type="dxa"/>
          </w:tcPr>
          <w:p w14:paraId="4CAE08E5" w14:textId="60C79B0C" w:rsidR="00FA4964" w:rsidRPr="00A44348" w:rsidDel="00FA4964" w:rsidRDefault="003E6BDD" w:rsidP="00FA4964">
            <w:pPr>
              <w:widowControl/>
              <w:pBdr>
                <w:top w:val="nil"/>
                <w:left w:val="nil"/>
                <w:bottom w:val="nil"/>
                <w:right w:val="nil"/>
                <w:between w:val="nil"/>
              </w:pBdr>
              <w:spacing w:line="240" w:lineRule="auto"/>
              <w:jc w:val="center"/>
              <w:rPr>
                <w:del w:id="1460" w:author="Igor Santiago" w:date="2022-06-09T01:14:00Z"/>
                <w:color w:val="000000"/>
                <w:lang w:val="pt-BR"/>
                <w:rPrChange w:id="1461" w:author="Ines" w:date="2022-06-09T10:14:00Z">
                  <w:rPr>
                    <w:del w:id="1462" w:author="Igor Santiago" w:date="2022-06-09T01:14:00Z"/>
                    <w:color w:val="0070C0"/>
                  </w:rPr>
                </w:rPrChange>
              </w:rPr>
            </w:pPr>
            <w:del w:id="1463" w:author="Igor Santiago" w:date="2022-06-09T01:14:00Z">
              <w:r w:rsidRPr="00A44348" w:rsidDel="00FA4964">
                <w:rPr>
                  <w:color w:val="0070C0"/>
                  <w:lang w:val="pt-BR"/>
                  <w:rPrChange w:id="1464" w:author="Ines" w:date="2022-06-09T10:14:00Z">
                    <w:rPr>
                      <w:color w:val="0070C0"/>
                    </w:rPr>
                  </w:rPrChange>
                </w:rPr>
                <w:delText>...</w:delText>
              </w:r>
            </w:del>
          </w:p>
        </w:tc>
        <w:tc>
          <w:tcPr>
            <w:tcW w:w="2909" w:type="dxa"/>
          </w:tcPr>
          <w:p w14:paraId="4B982084" w14:textId="0F7BFA0D" w:rsidR="00341B5B" w:rsidRPr="00A44348" w:rsidDel="00FA4964" w:rsidRDefault="003E6BDD">
            <w:pPr>
              <w:widowControl/>
              <w:pBdr>
                <w:top w:val="nil"/>
                <w:left w:val="nil"/>
                <w:bottom w:val="nil"/>
                <w:right w:val="nil"/>
                <w:between w:val="nil"/>
              </w:pBdr>
              <w:spacing w:line="240" w:lineRule="auto"/>
              <w:jc w:val="center"/>
              <w:rPr>
                <w:del w:id="1465" w:author="Igor Santiago" w:date="2022-06-09T01:14:00Z"/>
                <w:color w:val="0070C0"/>
                <w:lang w:val="pt-BR"/>
                <w:rPrChange w:id="1466" w:author="Ines" w:date="2022-06-09T10:14:00Z">
                  <w:rPr>
                    <w:del w:id="1467" w:author="Igor Santiago" w:date="2022-06-09T01:14:00Z"/>
                    <w:color w:val="0070C0"/>
                  </w:rPr>
                </w:rPrChange>
              </w:rPr>
            </w:pPr>
            <w:del w:id="1468" w:author="Igor Santiago" w:date="2022-06-09T01:14:00Z">
              <w:r w:rsidRPr="00A44348" w:rsidDel="00FA4964">
                <w:rPr>
                  <w:color w:val="0070C0"/>
                  <w:lang w:val="pt-BR"/>
                  <w:rPrChange w:id="1469" w:author="Ines" w:date="2022-06-09T10:14:00Z">
                    <w:rPr>
                      <w:color w:val="0070C0"/>
                    </w:rPr>
                  </w:rPrChange>
                </w:rPr>
                <w:delText>..</w:delText>
              </w:r>
            </w:del>
          </w:p>
        </w:tc>
      </w:tr>
      <w:tr w:rsidR="00341B5B" w:rsidRPr="00A44348" w:rsidDel="00FA4964" w14:paraId="66767E92" w14:textId="6791E521">
        <w:trPr>
          <w:del w:id="1470" w:author="Igor Santiago" w:date="2022-06-09T01:14:00Z"/>
        </w:trPr>
        <w:tc>
          <w:tcPr>
            <w:tcW w:w="2890" w:type="dxa"/>
          </w:tcPr>
          <w:p w14:paraId="5AC2DA79" w14:textId="52196C84" w:rsidR="00341B5B" w:rsidRPr="00A44348" w:rsidDel="00FA4964" w:rsidRDefault="00341B5B">
            <w:pPr>
              <w:widowControl/>
              <w:pBdr>
                <w:top w:val="nil"/>
                <w:left w:val="nil"/>
                <w:bottom w:val="nil"/>
                <w:right w:val="nil"/>
                <w:between w:val="nil"/>
              </w:pBdr>
              <w:spacing w:line="240" w:lineRule="auto"/>
              <w:jc w:val="center"/>
              <w:rPr>
                <w:del w:id="1471" w:author="Igor Santiago" w:date="2022-06-09T01:14:00Z"/>
                <w:color w:val="0070C0"/>
                <w:lang w:val="pt-BR"/>
                <w:rPrChange w:id="1472" w:author="Ines" w:date="2022-06-09T10:14:00Z">
                  <w:rPr>
                    <w:del w:id="1473" w:author="Igor Santiago" w:date="2022-06-09T01:14:00Z"/>
                    <w:color w:val="0070C0"/>
                  </w:rPr>
                </w:rPrChange>
              </w:rPr>
            </w:pPr>
          </w:p>
        </w:tc>
        <w:tc>
          <w:tcPr>
            <w:tcW w:w="2843" w:type="dxa"/>
          </w:tcPr>
          <w:p w14:paraId="00443F42" w14:textId="3464F47F" w:rsidR="00341B5B" w:rsidRPr="00A44348" w:rsidDel="00FA4964" w:rsidRDefault="00341B5B">
            <w:pPr>
              <w:widowControl/>
              <w:pBdr>
                <w:top w:val="nil"/>
                <w:left w:val="nil"/>
                <w:bottom w:val="nil"/>
                <w:right w:val="nil"/>
                <w:between w:val="nil"/>
              </w:pBdr>
              <w:spacing w:line="240" w:lineRule="auto"/>
              <w:jc w:val="center"/>
              <w:rPr>
                <w:del w:id="1474" w:author="Igor Santiago" w:date="2022-06-09T01:14:00Z"/>
                <w:color w:val="0070C0"/>
                <w:lang w:val="pt-BR"/>
                <w:rPrChange w:id="1475" w:author="Ines" w:date="2022-06-09T10:14:00Z">
                  <w:rPr>
                    <w:del w:id="1476" w:author="Igor Santiago" w:date="2022-06-09T01:14:00Z"/>
                    <w:color w:val="0070C0"/>
                  </w:rPr>
                </w:rPrChange>
              </w:rPr>
            </w:pPr>
          </w:p>
        </w:tc>
        <w:tc>
          <w:tcPr>
            <w:tcW w:w="2909" w:type="dxa"/>
          </w:tcPr>
          <w:p w14:paraId="553B7EA6" w14:textId="20047F3C" w:rsidR="00341B5B" w:rsidRPr="00A44348" w:rsidDel="00FA4964" w:rsidRDefault="00341B5B">
            <w:pPr>
              <w:widowControl/>
              <w:pBdr>
                <w:top w:val="nil"/>
                <w:left w:val="nil"/>
                <w:bottom w:val="nil"/>
                <w:right w:val="nil"/>
                <w:between w:val="nil"/>
              </w:pBdr>
              <w:spacing w:line="240" w:lineRule="auto"/>
              <w:jc w:val="center"/>
              <w:rPr>
                <w:del w:id="1477" w:author="Igor Santiago" w:date="2022-06-09T01:14:00Z"/>
                <w:color w:val="0070C0"/>
                <w:lang w:val="pt-BR"/>
                <w:rPrChange w:id="1478" w:author="Ines" w:date="2022-06-09T10:14:00Z">
                  <w:rPr>
                    <w:del w:id="1479" w:author="Igor Santiago" w:date="2022-06-09T01:14:00Z"/>
                    <w:color w:val="0070C0"/>
                  </w:rPr>
                </w:rPrChange>
              </w:rPr>
            </w:pPr>
          </w:p>
        </w:tc>
      </w:tr>
    </w:tbl>
    <w:p w14:paraId="76C8030A" w14:textId="2D0D49A2" w:rsidR="00FA4964" w:rsidRPr="00FA4964" w:rsidRDefault="00FA4964" w:rsidP="00FA4964">
      <w:pPr>
        <w:widowControl/>
        <w:spacing w:line="240" w:lineRule="auto"/>
        <w:jc w:val="center"/>
        <w:rPr>
          <w:ins w:id="1480" w:author="Igor Santiago" w:date="2022-06-09T01:15:00Z"/>
          <w:sz w:val="24"/>
          <w:szCs w:val="24"/>
          <w:lang w:val="pt-BR" w:eastAsia="pt-BR"/>
        </w:rPr>
      </w:pPr>
    </w:p>
    <w:tbl>
      <w:tblPr>
        <w:tblW w:w="0" w:type="auto"/>
        <w:tblCellMar>
          <w:top w:w="15" w:type="dxa"/>
          <w:left w:w="15" w:type="dxa"/>
          <w:bottom w:w="15" w:type="dxa"/>
          <w:right w:w="15" w:type="dxa"/>
        </w:tblCellMar>
        <w:tblLook w:val="04A0" w:firstRow="1" w:lastRow="0" w:firstColumn="1" w:lastColumn="0" w:noHBand="0" w:noVBand="1"/>
      </w:tblPr>
      <w:tblGrid>
        <w:gridCol w:w="3912"/>
        <w:gridCol w:w="1528"/>
        <w:gridCol w:w="3910"/>
      </w:tblGrid>
      <w:tr w:rsidR="00FA4964" w:rsidRPr="00FA4964" w14:paraId="130883DB" w14:textId="77777777" w:rsidTr="00FA4964">
        <w:trPr>
          <w:ins w:id="1481" w:author="Igor Santiago" w:date="2022-06-09T01:15:00Z"/>
        </w:trPr>
        <w:tc>
          <w:tcPr>
            <w:tcW w:w="0" w:type="auto"/>
            <w:tcBorders>
              <w:top w:val="single" w:sz="4" w:space="0" w:color="000000"/>
              <w:left w:val="single" w:sz="4" w:space="0" w:color="000000"/>
              <w:bottom w:val="single" w:sz="4" w:space="0" w:color="000000"/>
              <w:right w:val="single" w:sz="4" w:space="0" w:color="000000"/>
            </w:tcBorders>
            <w:shd w:val="clear" w:color="auto" w:fill="1F497D" w:themeFill="text2"/>
            <w:tcMar>
              <w:top w:w="0" w:type="dxa"/>
              <w:left w:w="115" w:type="dxa"/>
              <w:bottom w:w="0" w:type="dxa"/>
              <w:right w:w="115" w:type="dxa"/>
            </w:tcMar>
            <w:hideMark/>
          </w:tcPr>
          <w:p w14:paraId="722989A5" w14:textId="77777777" w:rsidR="00FA4964" w:rsidRPr="00FA4964" w:rsidRDefault="00FA4964">
            <w:pPr>
              <w:jc w:val="center"/>
              <w:rPr>
                <w:ins w:id="1482" w:author="Igor Santiago" w:date="2022-06-09T01:15:00Z"/>
                <w:b/>
                <w:color w:val="DDDDDD"/>
                <w:rPrChange w:id="1483" w:author="Igor Santiago" w:date="2022-06-09T01:15:00Z">
                  <w:rPr>
                    <w:ins w:id="1484" w:author="Igor Santiago" w:date="2022-06-09T01:15:00Z"/>
                    <w:sz w:val="24"/>
                    <w:szCs w:val="24"/>
                    <w:lang w:val="pt-BR" w:eastAsia="pt-BR"/>
                  </w:rPr>
                </w:rPrChange>
              </w:rPr>
              <w:pPrChange w:id="1485" w:author="Igor Santiago" w:date="2022-06-09T01:15:00Z">
                <w:pPr>
                  <w:widowControl/>
                  <w:spacing w:line="240" w:lineRule="auto"/>
                  <w:jc w:val="center"/>
                </w:pPr>
              </w:pPrChange>
            </w:pPr>
            <w:ins w:id="1486" w:author="Igor Santiago" w:date="2022-06-09T01:15:00Z">
              <w:r w:rsidRPr="00FA4964">
                <w:rPr>
                  <w:b/>
                  <w:color w:val="DDDDDD"/>
                  <w:rPrChange w:id="1487" w:author="Igor Santiago" w:date="2022-06-09T01:15:00Z">
                    <w:rPr>
                      <w:color w:val="0070C0"/>
                      <w:lang w:val="pt-BR" w:eastAsia="pt-BR"/>
                    </w:rPr>
                  </w:rPrChange>
                </w:rPr>
                <w:t>SERVIÇO</w:t>
              </w:r>
            </w:ins>
          </w:p>
        </w:tc>
        <w:tc>
          <w:tcPr>
            <w:tcW w:w="0" w:type="auto"/>
            <w:tcBorders>
              <w:top w:val="single" w:sz="4" w:space="0" w:color="000000"/>
              <w:left w:val="single" w:sz="4" w:space="0" w:color="000000"/>
              <w:bottom w:val="single" w:sz="4" w:space="0" w:color="000000"/>
              <w:right w:val="single" w:sz="4" w:space="0" w:color="000000"/>
            </w:tcBorders>
            <w:shd w:val="clear" w:color="auto" w:fill="1F497D" w:themeFill="text2"/>
            <w:tcMar>
              <w:top w:w="0" w:type="dxa"/>
              <w:left w:w="115" w:type="dxa"/>
              <w:bottom w:w="0" w:type="dxa"/>
              <w:right w:w="115" w:type="dxa"/>
            </w:tcMar>
            <w:hideMark/>
          </w:tcPr>
          <w:p w14:paraId="3E927840" w14:textId="77777777" w:rsidR="00FA4964" w:rsidRPr="00FA4964" w:rsidRDefault="00FA4964">
            <w:pPr>
              <w:jc w:val="center"/>
              <w:rPr>
                <w:ins w:id="1488" w:author="Igor Santiago" w:date="2022-06-09T01:15:00Z"/>
                <w:b/>
                <w:color w:val="DDDDDD"/>
                <w:rPrChange w:id="1489" w:author="Igor Santiago" w:date="2022-06-09T01:15:00Z">
                  <w:rPr>
                    <w:ins w:id="1490" w:author="Igor Santiago" w:date="2022-06-09T01:15:00Z"/>
                    <w:sz w:val="24"/>
                    <w:szCs w:val="24"/>
                    <w:lang w:val="pt-BR" w:eastAsia="pt-BR"/>
                  </w:rPr>
                </w:rPrChange>
              </w:rPr>
              <w:pPrChange w:id="1491" w:author="Igor Santiago" w:date="2022-06-09T01:15:00Z">
                <w:pPr>
                  <w:widowControl/>
                  <w:spacing w:line="240" w:lineRule="auto"/>
                  <w:jc w:val="center"/>
                </w:pPr>
              </w:pPrChange>
            </w:pPr>
            <w:ins w:id="1492" w:author="Igor Santiago" w:date="2022-06-09T01:15:00Z">
              <w:r w:rsidRPr="00FA4964">
                <w:rPr>
                  <w:b/>
                  <w:color w:val="DDDDDD"/>
                  <w:rPrChange w:id="1493" w:author="Igor Santiago" w:date="2022-06-09T01:15:00Z">
                    <w:rPr>
                      <w:color w:val="0070C0"/>
                      <w:lang w:val="pt-BR" w:eastAsia="pt-BR"/>
                    </w:rPr>
                  </w:rPrChange>
                </w:rPr>
                <w:t>NOME</w:t>
              </w:r>
            </w:ins>
          </w:p>
        </w:tc>
        <w:tc>
          <w:tcPr>
            <w:tcW w:w="0" w:type="auto"/>
            <w:tcBorders>
              <w:top w:val="single" w:sz="4" w:space="0" w:color="000000"/>
              <w:left w:val="single" w:sz="4" w:space="0" w:color="000000"/>
              <w:bottom w:val="single" w:sz="4" w:space="0" w:color="000000"/>
              <w:right w:val="single" w:sz="4" w:space="0" w:color="000000"/>
            </w:tcBorders>
            <w:shd w:val="clear" w:color="auto" w:fill="1F497D" w:themeFill="text2"/>
            <w:tcMar>
              <w:top w:w="0" w:type="dxa"/>
              <w:left w:w="115" w:type="dxa"/>
              <w:bottom w:w="0" w:type="dxa"/>
              <w:right w:w="115" w:type="dxa"/>
            </w:tcMar>
            <w:hideMark/>
          </w:tcPr>
          <w:p w14:paraId="141C0C17" w14:textId="2657F82A" w:rsidR="00FA4964" w:rsidRPr="00FA4964" w:rsidRDefault="00FA4964">
            <w:pPr>
              <w:jc w:val="center"/>
              <w:rPr>
                <w:ins w:id="1494" w:author="Igor Santiago" w:date="2022-06-09T01:15:00Z"/>
                <w:b/>
                <w:color w:val="DDDDDD"/>
                <w:rPrChange w:id="1495" w:author="Igor Santiago" w:date="2022-06-09T01:15:00Z">
                  <w:rPr>
                    <w:ins w:id="1496" w:author="Igor Santiago" w:date="2022-06-09T01:15:00Z"/>
                    <w:sz w:val="24"/>
                    <w:szCs w:val="24"/>
                    <w:lang w:val="pt-BR" w:eastAsia="pt-BR"/>
                  </w:rPr>
                </w:rPrChange>
              </w:rPr>
              <w:pPrChange w:id="1497" w:author="Igor Santiago" w:date="2022-06-09T01:15:00Z">
                <w:pPr>
                  <w:widowControl/>
                  <w:spacing w:line="240" w:lineRule="auto"/>
                  <w:jc w:val="center"/>
                </w:pPr>
              </w:pPrChange>
            </w:pPr>
            <w:ins w:id="1498" w:author="Igor Santiago" w:date="2022-06-09T01:16:00Z">
              <w:r>
                <w:rPr>
                  <w:b/>
                  <w:color w:val="DDDDDD"/>
                </w:rPr>
                <w:t>DESCRIÇÃO</w:t>
              </w:r>
            </w:ins>
          </w:p>
        </w:tc>
      </w:tr>
      <w:tr w:rsidR="00FA4964" w:rsidRPr="00A44348" w14:paraId="6699B78E" w14:textId="77777777" w:rsidTr="00FA4964">
        <w:trPr>
          <w:ins w:id="1499"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7368F" w14:textId="77777777" w:rsidR="00FA4964" w:rsidRPr="00FA4964" w:rsidRDefault="00FA4964" w:rsidP="00FA4964">
            <w:pPr>
              <w:widowControl/>
              <w:spacing w:line="240" w:lineRule="auto"/>
              <w:jc w:val="center"/>
              <w:rPr>
                <w:ins w:id="1500" w:author="Igor Santiago" w:date="2022-06-09T01:15:00Z"/>
                <w:sz w:val="24"/>
                <w:szCs w:val="24"/>
                <w:lang w:val="pt-BR" w:eastAsia="pt-BR"/>
              </w:rPr>
            </w:pPr>
            <w:ins w:id="1501" w:author="Igor Santiago" w:date="2022-06-09T01:15:00Z">
              <w:r w:rsidRPr="00FA4964">
                <w:rPr>
                  <w:color w:val="000000"/>
                  <w:lang w:val="pt-BR" w:eastAsia="pt-BR"/>
                </w:rPr>
                <w:t>Serviço de Autenticação</w:t>
              </w:r>
            </w:ins>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B4E929" w14:textId="77777777" w:rsidR="00FA4964" w:rsidRPr="00FA4964" w:rsidRDefault="00FA4964" w:rsidP="00FA4964">
            <w:pPr>
              <w:widowControl/>
              <w:spacing w:line="240" w:lineRule="auto"/>
              <w:jc w:val="center"/>
              <w:rPr>
                <w:ins w:id="1502" w:author="Igor Santiago" w:date="2022-06-09T01:15:00Z"/>
                <w:sz w:val="24"/>
                <w:szCs w:val="24"/>
                <w:lang w:val="pt-BR" w:eastAsia="pt-BR"/>
              </w:rPr>
            </w:pPr>
            <w:ins w:id="1503" w:author="Igor Santiago" w:date="2022-06-09T01:15:00Z">
              <w:r w:rsidRPr="00FA4964">
                <w:rPr>
                  <w:color w:val="000000"/>
                  <w:lang w:val="pt-BR" w:eastAsia="pt-BR"/>
                </w:rPr>
                <w:t>Login</w:t>
              </w:r>
            </w:ins>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61A23C" w14:textId="17D81922" w:rsidR="00FA4964" w:rsidRPr="00FA4964" w:rsidRDefault="00FA4964" w:rsidP="00FA4964">
            <w:pPr>
              <w:widowControl/>
              <w:spacing w:line="240" w:lineRule="auto"/>
              <w:jc w:val="center"/>
              <w:rPr>
                <w:ins w:id="1504" w:author="Igor Santiago" w:date="2022-06-09T01:15:00Z"/>
                <w:sz w:val="24"/>
                <w:szCs w:val="24"/>
                <w:lang w:val="pt-BR" w:eastAsia="pt-BR"/>
              </w:rPr>
            </w:pPr>
            <w:ins w:id="1505" w:author="Igor Santiago" w:date="2022-06-09T01:15:00Z">
              <w:r w:rsidRPr="00FA4964">
                <w:rPr>
                  <w:color w:val="000000"/>
                  <w:lang w:val="pt-BR" w:eastAsia="pt-BR"/>
                </w:rPr>
                <w:t>Permite a um determinado usuário entrar no sistema com seu nome de usuários sua senha.</w:t>
              </w:r>
            </w:ins>
          </w:p>
        </w:tc>
      </w:tr>
      <w:tr w:rsidR="00FA4964" w:rsidRPr="00FA4964" w14:paraId="13C95FED" w14:textId="77777777" w:rsidTr="00FA4964">
        <w:trPr>
          <w:ins w:id="1506"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23A1AC" w14:textId="77777777" w:rsidR="00FA4964" w:rsidRPr="00FA4964" w:rsidRDefault="00FA4964" w:rsidP="00FA4964">
            <w:pPr>
              <w:widowControl/>
              <w:spacing w:line="240" w:lineRule="auto"/>
              <w:rPr>
                <w:ins w:id="1507"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FE0A38" w14:textId="77777777" w:rsidR="00FA4964" w:rsidRPr="00FA4964" w:rsidRDefault="00FA4964" w:rsidP="00FA4964">
            <w:pPr>
              <w:widowControl/>
              <w:spacing w:line="240" w:lineRule="auto"/>
              <w:jc w:val="center"/>
              <w:rPr>
                <w:ins w:id="1508" w:author="Igor Santiago" w:date="2022-06-09T01:15:00Z"/>
                <w:sz w:val="24"/>
                <w:szCs w:val="24"/>
                <w:lang w:val="pt-BR" w:eastAsia="pt-BR"/>
              </w:rPr>
            </w:pPr>
            <w:ins w:id="1509" w:author="Igor Santiago" w:date="2022-06-09T01:15:00Z">
              <w:r w:rsidRPr="00FA4964">
                <w:rPr>
                  <w:color w:val="000000"/>
                  <w:lang w:val="pt-BR" w:eastAsia="pt-BR"/>
                </w:rPr>
                <w:t>Logout</w:t>
              </w:r>
            </w:ins>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ACBCD" w14:textId="77777777" w:rsidR="00FA4964" w:rsidRPr="00FA4964" w:rsidRDefault="00FA4964" w:rsidP="00FA4964">
            <w:pPr>
              <w:widowControl/>
              <w:spacing w:line="240" w:lineRule="auto"/>
              <w:jc w:val="center"/>
              <w:rPr>
                <w:ins w:id="1510" w:author="Igor Santiago" w:date="2022-06-09T01:15:00Z"/>
                <w:sz w:val="24"/>
                <w:szCs w:val="24"/>
                <w:lang w:val="pt-BR" w:eastAsia="pt-BR"/>
              </w:rPr>
            </w:pPr>
            <w:ins w:id="1511" w:author="Igor Santiago" w:date="2022-06-09T01:15:00Z">
              <w:r w:rsidRPr="00FA4964">
                <w:rPr>
                  <w:color w:val="000000"/>
                  <w:lang w:val="pt-BR" w:eastAsia="pt-BR"/>
                </w:rPr>
                <w:t>Permite sair do sistema.</w:t>
              </w:r>
            </w:ins>
          </w:p>
        </w:tc>
      </w:tr>
      <w:tr w:rsidR="00FA4964" w:rsidRPr="00A44348" w14:paraId="4DF9A18F" w14:textId="77777777" w:rsidTr="00FA4964">
        <w:trPr>
          <w:ins w:id="1512"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1C2AB" w14:textId="77777777" w:rsidR="00FA4964" w:rsidRPr="00FA4964" w:rsidRDefault="00FA4964" w:rsidP="00FA4964">
            <w:pPr>
              <w:widowControl/>
              <w:spacing w:line="240" w:lineRule="auto"/>
              <w:jc w:val="center"/>
              <w:rPr>
                <w:ins w:id="1513" w:author="Igor Santiago" w:date="2022-06-09T01:15:00Z"/>
                <w:sz w:val="24"/>
                <w:szCs w:val="24"/>
                <w:lang w:val="pt-BR" w:eastAsia="pt-BR"/>
              </w:rPr>
            </w:pPr>
            <w:ins w:id="1514" w:author="Igor Santiago" w:date="2022-06-09T01:15:00Z">
              <w:r w:rsidRPr="00FA4964">
                <w:rPr>
                  <w:color w:val="000000"/>
                  <w:lang w:val="pt-BR" w:eastAsia="pt-BR"/>
                </w:rPr>
                <w:t>Gestão de Compras - </w:t>
              </w:r>
            </w:ins>
          </w:p>
          <w:p w14:paraId="3A45DD1C" w14:textId="77777777" w:rsidR="00FA4964" w:rsidRPr="00FA4964" w:rsidRDefault="00FA4964" w:rsidP="00FA4964">
            <w:pPr>
              <w:widowControl/>
              <w:spacing w:line="240" w:lineRule="auto"/>
              <w:jc w:val="center"/>
              <w:rPr>
                <w:ins w:id="1515" w:author="Igor Santiago" w:date="2022-06-09T01:15:00Z"/>
                <w:sz w:val="24"/>
                <w:szCs w:val="24"/>
                <w:lang w:val="pt-BR" w:eastAsia="pt-BR"/>
              </w:rPr>
            </w:pPr>
            <w:ins w:id="1516" w:author="Igor Santiago" w:date="2022-06-09T01:15:00Z">
              <w:r w:rsidRPr="00FA4964">
                <w:rPr>
                  <w:color w:val="000000"/>
                  <w:lang w:val="pt-BR" w:eastAsia="pt-BR"/>
                </w:rPr>
                <w:t>Este serviço realiza todas as tarefas relacionadas à gerência de transações de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03D7C" w14:textId="77777777" w:rsidR="00FA4964" w:rsidRPr="00FA4964" w:rsidRDefault="00FA4964" w:rsidP="00FA4964">
            <w:pPr>
              <w:widowControl/>
              <w:spacing w:line="240" w:lineRule="auto"/>
              <w:jc w:val="center"/>
              <w:rPr>
                <w:ins w:id="1517" w:author="Igor Santiago" w:date="2022-06-09T01:15:00Z"/>
                <w:sz w:val="24"/>
                <w:szCs w:val="24"/>
                <w:lang w:val="pt-BR" w:eastAsia="pt-BR"/>
              </w:rPr>
            </w:pPr>
            <w:ins w:id="1518" w:author="Igor Santiago" w:date="2022-06-09T01:15:00Z">
              <w:r w:rsidRPr="00FA4964">
                <w:rPr>
                  <w:color w:val="000000"/>
                  <w:lang w:val="pt-BR" w:eastAsia="pt-BR"/>
                </w:rPr>
                <w:t>Cadastrar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38E5F" w14:textId="77777777" w:rsidR="00FA4964" w:rsidRPr="00FA4964" w:rsidRDefault="00FA4964" w:rsidP="00FA4964">
            <w:pPr>
              <w:widowControl/>
              <w:spacing w:line="240" w:lineRule="auto"/>
              <w:jc w:val="center"/>
              <w:rPr>
                <w:ins w:id="1519" w:author="Igor Santiago" w:date="2022-06-09T01:15:00Z"/>
                <w:sz w:val="24"/>
                <w:szCs w:val="24"/>
                <w:lang w:val="pt-BR" w:eastAsia="pt-BR"/>
              </w:rPr>
            </w:pPr>
            <w:ins w:id="1520" w:author="Igor Santiago" w:date="2022-06-09T01:15:00Z">
              <w:r w:rsidRPr="00FA4964">
                <w:rPr>
                  <w:color w:val="000000"/>
                  <w:lang w:val="pt-BR" w:eastAsia="pt-BR"/>
                </w:rPr>
                <w:t>Permite o cadastro de uma nova transação de compra</w:t>
              </w:r>
            </w:ins>
          </w:p>
        </w:tc>
      </w:tr>
      <w:tr w:rsidR="00FA4964" w:rsidRPr="00A44348" w14:paraId="1BFF63B1" w14:textId="77777777" w:rsidTr="00FA4964">
        <w:trPr>
          <w:ins w:id="1521"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B7DCFD" w14:textId="77777777" w:rsidR="00FA4964" w:rsidRPr="00FA4964" w:rsidRDefault="00FA4964" w:rsidP="00FA4964">
            <w:pPr>
              <w:widowControl/>
              <w:spacing w:line="240" w:lineRule="auto"/>
              <w:rPr>
                <w:ins w:id="1522"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5C149" w14:textId="77777777" w:rsidR="00FA4964" w:rsidRPr="00FA4964" w:rsidRDefault="00FA4964" w:rsidP="00FA4964">
            <w:pPr>
              <w:widowControl/>
              <w:spacing w:line="240" w:lineRule="auto"/>
              <w:rPr>
                <w:ins w:id="1523" w:author="Igor Santiago" w:date="2022-06-09T01:15:00Z"/>
                <w:sz w:val="24"/>
                <w:szCs w:val="24"/>
                <w:lang w:val="pt-BR" w:eastAsia="pt-BR"/>
              </w:rPr>
            </w:pPr>
          </w:p>
          <w:p w14:paraId="55F4CC3C" w14:textId="77777777" w:rsidR="00FA4964" w:rsidRPr="00FA4964" w:rsidRDefault="00FA4964" w:rsidP="00FA4964">
            <w:pPr>
              <w:widowControl/>
              <w:spacing w:line="240" w:lineRule="auto"/>
              <w:jc w:val="center"/>
              <w:rPr>
                <w:ins w:id="1524" w:author="Igor Santiago" w:date="2022-06-09T01:15:00Z"/>
                <w:sz w:val="24"/>
                <w:szCs w:val="24"/>
                <w:lang w:val="pt-BR" w:eastAsia="pt-BR"/>
              </w:rPr>
            </w:pPr>
            <w:ins w:id="1525" w:author="Igor Santiago" w:date="2022-06-09T01:15:00Z">
              <w:r w:rsidRPr="00FA4964">
                <w:rPr>
                  <w:color w:val="000000"/>
                  <w:lang w:val="pt-BR" w:eastAsia="pt-BR"/>
                </w:rPr>
                <w:t>Editar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BF4E9" w14:textId="77777777" w:rsidR="00FA4964" w:rsidRPr="00FA4964" w:rsidRDefault="00FA4964" w:rsidP="00FA4964">
            <w:pPr>
              <w:widowControl/>
              <w:spacing w:line="240" w:lineRule="auto"/>
              <w:jc w:val="center"/>
              <w:rPr>
                <w:ins w:id="1526" w:author="Igor Santiago" w:date="2022-06-09T01:15:00Z"/>
                <w:sz w:val="24"/>
                <w:szCs w:val="24"/>
                <w:lang w:val="pt-BR" w:eastAsia="pt-BR"/>
              </w:rPr>
            </w:pPr>
            <w:ins w:id="1527" w:author="Igor Santiago" w:date="2022-06-09T01:15:00Z">
              <w:r w:rsidRPr="00FA4964">
                <w:rPr>
                  <w:color w:val="000000"/>
                  <w:lang w:val="pt-BR" w:eastAsia="pt-BR"/>
                </w:rPr>
                <w:t>Permite a edição de dados de uma transação de compra existente</w:t>
              </w:r>
            </w:ins>
          </w:p>
        </w:tc>
      </w:tr>
      <w:tr w:rsidR="00FA4964" w:rsidRPr="00A44348" w14:paraId="042CA852" w14:textId="77777777" w:rsidTr="00FA4964">
        <w:trPr>
          <w:ins w:id="1528"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A036FF" w14:textId="77777777" w:rsidR="00FA4964" w:rsidRPr="00FA4964" w:rsidRDefault="00FA4964" w:rsidP="00FA4964">
            <w:pPr>
              <w:widowControl/>
              <w:spacing w:line="240" w:lineRule="auto"/>
              <w:rPr>
                <w:ins w:id="1529"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AA93B" w14:textId="77777777" w:rsidR="00FA4964" w:rsidRPr="00FA4964" w:rsidRDefault="00FA4964" w:rsidP="00FA4964">
            <w:pPr>
              <w:widowControl/>
              <w:spacing w:line="240" w:lineRule="auto"/>
              <w:jc w:val="center"/>
              <w:rPr>
                <w:ins w:id="1530" w:author="Igor Santiago" w:date="2022-06-09T01:15:00Z"/>
                <w:sz w:val="24"/>
                <w:szCs w:val="24"/>
                <w:lang w:val="pt-BR" w:eastAsia="pt-BR"/>
              </w:rPr>
            </w:pPr>
            <w:ins w:id="1531" w:author="Igor Santiago" w:date="2022-06-09T01:15:00Z">
              <w:r w:rsidRPr="00FA4964">
                <w:rPr>
                  <w:color w:val="000000"/>
                  <w:lang w:val="pt-BR" w:eastAsia="pt-BR"/>
                </w:rPr>
                <w:t>Remover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B190C" w14:textId="77777777" w:rsidR="00FA4964" w:rsidRPr="00FA4964" w:rsidRDefault="00FA4964" w:rsidP="00FA4964">
            <w:pPr>
              <w:widowControl/>
              <w:spacing w:line="240" w:lineRule="auto"/>
              <w:jc w:val="center"/>
              <w:rPr>
                <w:ins w:id="1532" w:author="Igor Santiago" w:date="2022-06-09T01:15:00Z"/>
                <w:sz w:val="24"/>
                <w:szCs w:val="24"/>
                <w:lang w:val="pt-BR" w:eastAsia="pt-BR"/>
              </w:rPr>
            </w:pPr>
            <w:ins w:id="1533" w:author="Igor Santiago" w:date="2022-06-09T01:15:00Z">
              <w:r w:rsidRPr="00FA4964">
                <w:rPr>
                  <w:color w:val="000000"/>
                  <w:lang w:val="pt-BR" w:eastAsia="pt-BR"/>
                </w:rPr>
                <w:t>Permite a remoção de uma transação de compra existente</w:t>
              </w:r>
            </w:ins>
          </w:p>
        </w:tc>
      </w:tr>
      <w:tr w:rsidR="00FA4964" w:rsidRPr="00A44348" w14:paraId="7F3EDACB" w14:textId="77777777" w:rsidTr="00FA4964">
        <w:trPr>
          <w:ins w:id="1534"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205CA" w14:textId="77777777" w:rsidR="00FA4964" w:rsidRPr="00FA4964" w:rsidRDefault="00FA4964" w:rsidP="00FA4964">
            <w:pPr>
              <w:widowControl/>
              <w:spacing w:line="240" w:lineRule="auto"/>
              <w:jc w:val="center"/>
              <w:rPr>
                <w:ins w:id="1535" w:author="Igor Santiago" w:date="2022-06-09T01:15:00Z"/>
                <w:sz w:val="24"/>
                <w:szCs w:val="24"/>
                <w:lang w:val="pt-BR" w:eastAsia="pt-BR"/>
              </w:rPr>
            </w:pPr>
            <w:ins w:id="1536" w:author="Igor Santiago" w:date="2022-06-09T01:15:00Z">
              <w:r w:rsidRPr="00FA4964">
                <w:rPr>
                  <w:color w:val="000000"/>
                  <w:lang w:val="pt-BR" w:eastAsia="pt-BR"/>
                </w:rPr>
                <w:t>Gestão de Vendas - </w:t>
              </w:r>
            </w:ins>
          </w:p>
          <w:p w14:paraId="3FE4F278" w14:textId="77777777" w:rsidR="00FA4964" w:rsidRPr="00FA4964" w:rsidRDefault="00FA4964" w:rsidP="00FA4964">
            <w:pPr>
              <w:widowControl/>
              <w:spacing w:line="240" w:lineRule="auto"/>
              <w:jc w:val="center"/>
              <w:rPr>
                <w:ins w:id="1537" w:author="Igor Santiago" w:date="2022-06-09T01:15:00Z"/>
                <w:sz w:val="24"/>
                <w:szCs w:val="24"/>
                <w:lang w:val="pt-BR" w:eastAsia="pt-BR"/>
              </w:rPr>
            </w:pPr>
            <w:ins w:id="1538" w:author="Igor Santiago" w:date="2022-06-09T01:15:00Z">
              <w:r w:rsidRPr="00FA4964">
                <w:rPr>
                  <w:color w:val="000000"/>
                  <w:lang w:val="pt-BR" w:eastAsia="pt-BR"/>
                </w:rPr>
                <w:t>Este serviço realiza todas as tarefas relacionadas à gerência de transações de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6C880" w14:textId="77777777" w:rsidR="00FA4964" w:rsidRPr="00FA4964" w:rsidRDefault="00FA4964" w:rsidP="00FA4964">
            <w:pPr>
              <w:widowControl/>
              <w:spacing w:line="240" w:lineRule="auto"/>
              <w:jc w:val="center"/>
              <w:rPr>
                <w:ins w:id="1539" w:author="Igor Santiago" w:date="2022-06-09T01:15:00Z"/>
                <w:sz w:val="24"/>
                <w:szCs w:val="24"/>
                <w:lang w:val="pt-BR" w:eastAsia="pt-BR"/>
              </w:rPr>
            </w:pPr>
            <w:ins w:id="1540" w:author="Igor Santiago" w:date="2022-06-09T01:15:00Z">
              <w:r w:rsidRPr="00FA4964">
                <w:rPr>
                  <w:color w:val="000000"/>
                  <w:lang w:val="pt-BR" w:eastAsia="pt-BR"/>
                </w:rPr>
                <w:t>Cadastrar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6A759" w14:textId="77777777" w:rsidR="00FA4964" w:rsidRPr="00FA4964" w:rsidRDefault="00FA4964" w:rsidP="00FA4964">
            <w:pPr>
              <w:widowControl/>
              <w:spacing w:line="240" w:lineRule="auto"/>
              <w:jc w:val="center"/>
              <w:rPr>
                <w:ins w:id="1541" w:author="Igor Santiago" w:date="2022-06-09T01:15:00Z"/>
                <w:sz w:val="24"/>
                <w:szCs w:val="24"/>
                <w:lang w:val="pt-BR" w:eastAsia="pt-BR"/>
              </w:rPr>
            </w:pPr>
            <w:ins w:id="1542" w:author="Igor Santiago" w:date="2022-06-09T01:15:00Z">
              <w:r w:rsidRPr="00FA4964">
                <w:rPr>
                  <w:color w:val="000000"/>
                  <w:lang w:val="pt-BR" w:eastAsia="pt-BR"/>
                </w:rPr>
                <w:t>Permite o cadastro de uma nova transação de venda</w:t>
              </w:r>
            </w:ins>
          </w:p>
        </w:tc>
      </w:tr>
      <w:tr w:rsidR="00FA4964" w:rsidRPr="00A44348" w14:paraId="10B62E6A" w14:textId="77777777" w:rsidTr="00FA4964">
        <w:trPr>
          <w:ins w:id="1543"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C994E" w14:textId="77777777" w:rsidR="00FA4964" w:rsidRPr="00FA4964" w:rsidRDefault="00FA4964" w:rsidP="00FA4964">
            <w:pPr>
              <w:widowControl/>
              <w:spacing w:line="240" w:lineRule="auto"/>
              <w:rPr>
                <w:ins w:id="1544"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20D0A" w14:textId="77777777" w:rsidR="00FA4964" w:rsidRPr="00FA4964" w:rsidRDefault="00FA4964" w:rsidP="00FA4964">
            <w:pPr>
              <w:widowControl/>
              <w:spacing w:line="240" w:lineRule="auto"/>
              <w:rPr>
                <w:ins w:id="1545" w:author="Igor Santiago" w:date="2022-06-09T01:15:00Z"/>
                <w:sz w:val="24"/>
                <w:szCs w:val="24"/>
                <w:lang w:val="pt-BR" w:eastAsia="pt-BR"/>
              </w:rPr>
            </w:pPr>
          </w:p>
          <w:p w14:paraId="126B3252" w14:textId="77777777" w:rsidR="00FA4964" w:rsidRPr="00FA4964" w:rsidRDefault="00FA4964" w:rsidP="00FA4964">
            <w:pPr>
              <w:widowControl/>
              <w:spacing w:line="240" w:lineRule="auto"/>
              <w:jc w:val="center"/>
              <w:rPr>
                <w:ins w:id="1546" w:author="Igor Santiago" w:date="2022-06-09T01:15:00Z"/>
                <w:sz w:val="24"/>
                <w:szCs w:val="24"/>
                <w:lang w:val="pt-BR" w:eastAsia="pt-BR"/>
              </w:rPr>
            </w:pPr>
            <w:ins w:id="1547" w:author="Igor Santiago" w:date="2022-06-09T01:15:00Z">
              <w:r w:rsidRPr="00FA4964">
                <w:rPr>
                  <w:color w:val="000000"/>
                  <w:lang w:val="pt-BR" w:eastAsia="pt-BR"/>
                </w:rPr>
                <w:t>Editar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26AB" w14:textId="77777777" w:rsidR="00FA4964" w:rsidRPr="00FA4964" w:rsidRDefault="00FA4964" w:rsidP="00FA4964">
            <w:pPr>
              <w:widowControl/>
              <w:spacing w:line="240" w:lineRule="auto"/>
              <w:jc w:val="center"/>
              <w:rPr>
                <w:ins w:id="1548" w:author="Igor Santiago" w:date="2022-06-09T01:15:00Z"/>
                <w:sz w:val="24"/>
                <w:szCs w:val="24"/>
                <w:lang w:val="pt-BR" w:eastAsia="pt-BR"/>
              </w:rPr>
            </w:pPr>
            <w:ins w:id="1549" w:author="Igor Santiago" w:date="2022-06-09T01:15:00Z">
              <w:r w:rsidRPr="00FA4964">
                <w:rPr>
                  <w:color w:val="000000"/>
                  <w:lang w:val="pt-BR" w:eastAsia="pt-BR"/>
                </w:rPr>
                <w:t>Permite a edição de dados de uma transação de venda existente</w:t>
              </w:r>
            </w:ins>
          </w:p>
        </w:tc>
      </w:tr>
      <w:tr w:rsidR="00FA4964" w:rsidRPr="00A44348" w14:paraId="519A27B5" w14:textId="77777777" w:rsidTr="00FA4964">
        <w:trPr>
          <w:ins w:id="1550"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1F4624" w14:textId="77777777" w:rsidR="00FA4964" w:rsidRPr="00FA4964" w:rsidRDefault="00FA4964" w:rsidP="00FA4964">
            <w:pPr>
              <w:widowControl/>
              <w:spacing w:line="240" w:lineRule="auto"/>
              <w:rPr>
                <w:ins w:id="1551"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29E4F" w14:textId="77777777" w:rsidR="00FA4964" w:rsidRPr="00FA4964" w:rsidRDefault="00FA4964" w:rsidP="00FA4964">
            <w:pPr>
              <w:widowControl/>
              <w:spacing w:line="240" w:lineRule="auto"/>
              <w:jc w:val="center"/>
              <w:rPr>
                <w:ins w:id="1552" w:author="Igor Santiago" w:date="2022-06-09T01:15:00Z"/>
                <w:sz w:val="24"/>
                <w:szCs w:val="24"/>
                <w:lang w:val="pt-BR" w:eastAsia="pt-BR"/>
              </w:rPr>
            </w:pPr>
            <w:ins w:id="1553" w:author="Igor Santiago" w:date="2022-06-09T01:15:00Z">
              <w:r w:rsidRPr="00FA4964">
                <w:rPr>
                  <w:color w:val="000000"/>
                  <w:lang w:val="pt-BR" w:eastAsia="pt-BR"/>
                </w:rPr>
                <w:t>Remover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FE44" w14:textId="77777777" w:rsidR="00FA4964" w:rsidRPr="00FA4964" w:rsidRDefault="00FA4964" w:rsidP="00FA4964">
            <w:pPr>
              <w:widowControl/>
              <w:spacing w:line="240" w:lineRule="auto"/>
              <w:jc w:val="center"/>
              <w:rPr>
                <w:ins w:id="1554" w:author="Igor Santiago" w:date="2022-06-09T01:15:00Z"/>
                <w:sz w:val="24"/>
                <w:szCs w:val="24"/>
                <w:lang w:val="pt-BR" w:eastAsia="pt-BR"/>
              </w:rPr>
            </w:pPr>
            <w:ins w:id="1555" w:author="Igor Santiago" w:date="2022-06-09T01:15:00Z">
              <w:r w:rsidRPr="00FA4964">
                <w:rPr>
                  <w:color w:val="000000"/>
                  <w:lang w:val="pt-BR" w:eastAsia="pt-BR"/>
                </w:rPr>
                <w:t>Permite a remoção de uma transação de venda existente</w:t>
              </w:r>
            </w:ins>
          </w:p>
        </w:tc>
      </w:tr>
      <w:tr w:rsidR="00FA4964" w:rsidRPr="00A44348" w14:paraId="242429AE" w14:textId="77777777" w:rsidTr="00FA4964">
        <w:trPr>
          <w:ins w:id="1556"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21CA7" w14:textId="77777777" w:rsidR="00FA4964" w:rsidRPr="00FA4964" w:rsidRDefault="00FA4964" w:rsidP="00FA4964">
            <w:pPr>
              <w:widowControl/>
              <w:spacing w:line="240" w:lineRule="auto"/>
              <w:jc w:val="center"/>
              <w:rPr>
                <w:ins w:id="1557" w:author="Igor Santiago" w:date="2022-06-09T01:15:00Z"/>
                <w:sz w:val="24"/>
                <w:szCs w:val="24"/>
                <w:lang w:val="pt-BR" w:eastAsia="pt-BR"/>
              </w:rPr>
            </w:pPr>
            <w:ins w:id="1558" w:author="Igor Santiago" w:date="2022-06-09T01:15:00Z">
              <w:r w:rsidRPr="00FA4964">
                <w:rPr>
                  <w:color w:val="000000"/>
                  <w:lang w:val="pt-BR" w:eastAsia="pt-BR"/>
                </w:rPr>
                <w:t>Gestão de Manutenção - </w:t>
              </w:r>
            </w:ins>
          </w:p>
          <w:p w14:paraId="6041FA99" w14:textId="77777777" w:rsidR="00FA4964" w:rsidRPr="00FA4964" w:rsidRDefault="00FA4964" w:rsidP="00FA4964">
            <w:pPr>
              <w:widowControl/>
              <w:spacing w:line="240" w:lineRule="auto"/>
              <w:jc w:val="center"/>
              <w:rPr>
                <w:ins w:id="1559" w:author="Igor Santiago" w:date="2022-06-09T01:15:00Z"/>
                <w:sz w:val="24"/>
                <w:szCs w:val="24"/>
                <w:lang w:val="pt-BR" w:eastAsia="pt-BR"/>
              </w:rPr>
            </w:pPr>
            <w:ins w:id="1560" w:author="Igor Santiago" w:date="2022-06-09T01:15:00Z">
              <w:r w:rsidRPr="00FA4964">
                <w:rPr>
                  <w:color w:val="000000"/>
                  <w:lang w:val="pt-BR" w:eastAsia="pt-BR"/>
                </w:rPr>
                <w:t>Este serviço realiza todas as tarefas relacionadas à gerência de agendamento de manutenções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7A7CE" w14:textId="77777777" w:rsidR="00FA4964" w:rsidRPr="00FA4964" w:rsidRDefault="00FA4964" w:rsidP="00FA4964">
            <w:pPr>
              <w:widowControl/>
              <w:spacing w:line="240" w:lineRule="auto"/>
              <w:jc w:val="center"/>
              <w:rPr>
                <w:ins w:id="1561" w:author="Igor Santiago" w:date="2022-06-09T01:15:00Z"/>
                <w:sz w:val="24"/>
                <w:szCs w:val="24"/>
                <w:lang w:val="pt-BR" w:eastAsia="pt-BR"/>
              </w:rPr>
            </w:pPr>
            <w:ins w:id="1562" w:author="Igor Santiago" w:date="2022-06-09T01:15:00Z">
              <w:r w:rsidRPr="00FA4964">
                <w:rPr>
                  <w:color w:val="000000"/>
                  <w:lang w:val="pt-BR" w:eastAsia="pt-BR"/>
                </w:rPr>
                <w:t>Agendar Manutenção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D7D14" w14:textId="77777777" w:rsidR="00FA4964" w:rsidRPr="00FA4964" w:rsidRDefault="00FA4964" w:rsidP="00FA4964">
            <w:pPr>
              <w:widowControl/>
              <w:spacing w:line="240" w:lineRule="auto"/>
              <w:jc w:val="center"/>
              <w:rPr>
                <w:ins w:id="1563" w:author="Igor Santiago" w:date="2022-06-09T01:15:00Z"/>
                <w:sz w:val="24"/>
                <w:szCs w:val="24"/>
                <w:lang w:val="pt-BR" w:eastAsia="pt-BR"/>
              </w:rPr>
            </w:pPr>
            <w:ins w:id="1564" w:author="Igor Santiago" w:date="2022-06-09T01:15:00Z">
              <w:r w:rsidRPr="00FA4964">
                <w:rPr>
                  <w:color w:val="000000"/>
                  <w:lang w:val="pt-BR" w:eastAsia="pt-BR"/>
                </w:rPr>
                <w:t>Permite o agendamento de uma nova manutenção</w:t>
              </w:r>
            </w:ins>
          </w:p>
        </w:tc>
      </w:tr>
      <w:tr w:rsidR="00FA4964" w:rsidRPr="00A44348" w14:paraId="0A99C894" w14:textId="77777777" w:rsidTr="00FA4964">
        <w:trPr>
          <w:ins w:id="1565"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5FC1A5" w14:textId="77777777" w:rsidR="00FA4964" w:rsidRPr="00FA4964" w:rsidRDefault="00FA4964" w:rsidP="00FA4964">
            <w:pPr>
              <w:widowControl/>
              <w:spacing w:line="240" w:lineRule="auto"/>
              <w:rPr>
                <w:ins w:id="1566"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48AB7" w14:textId="77777777" w:rsidR="00FA4964" w:rsidRPr="00FA4964" w:rsidRDefault="00FA4964" w:rsidP="00FA4964">
            <w:pPr>
              <w:widowControl/>
              <w:spacing w:line="240" w:lineRule="auto"/>
              <w:rPr>
                <w:ins w:id="1567" w:author="Igor Santiago" w:date="2022-06-09T01:15:00Z"/>
                <w:sz w:val="24"/>
                <w:szCs w:val="24"/>
                <w:lang w:val="pt-BR" w:eastAsia="pt-BR"/>
              </w:rPr>
            </w:pPr>
          </w:p>
          <w:p w14:paraId="6B9A7C06" w14:textId="77777777" w:rsidR="00FA4964" w:rsidRPr="00FA4964" w:rsidRDefault="00FA4964" w:rsidP="00FA4964">
            <w:pPr>
              <w:widowControl/>
              <w:spacing w:line="240" w:lineRule="auto"/>
              <w:jc w:val="center"/>
              <w:rPr>
                <w:ins w:id="1568" w:author="Igor Santiago" w:date="2022-06-09T01:15:00Z"/>
                <w:sz w:val="24"/>
                <w:szCs w:val="24"/>
                <w:lang w:val="pt-BR" w:eastAsia="pt-BR"/>
              </w:rPr>
            </w:pPr>
            <w:ins w:id="1569" w:author="Igor Santiago" w:date="2022-06-09T01:15:00Z">
              <w:r w:rsidRPr="00FA4964">
                <w:rPr>
                  <w:color w:val="000000"/>
                  <w:lang w:val="pt-BR" w:eastAsia="pt-BR"/>
                </w:rPr>
                <w:t>Editar Manutenção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4E173" w14:textId="77777777" w:rsidR="00FA4964" w:rsidRPr="00FA4964" w:rsidRDefault="00FA4964" w:rsidP="00FA4964">
            <w:pPr>
              <w:widowControl/>
              <w:spacing w:line="240" w:lineRule="auto"/>
              <w:jc w:val="center"/>
              <w:rPr>
                <w:ins w:id="1570" w:author="Igor Santiago" w:date="2022-06-09T01:15:00Z"/>
                <w:sz w:val="24"/>
                <w:szCs w:val="24"/>
                <w:lang w:val="pt-BR" w:eastAsia="pt-BR"/>
              </w:rPr>
            </w:pPr>
            <w:ins w:id="1571" w:author="Igor Santiago" w:date="2022-06-09T01:15:00Z">
              <w:r w:rsidRPr="00FA4964">
                <w:rPr>
                  <w:color w:val="000000"/>
                  <w:lang w:val="pt-BR" w:eastAsia="pt-BR"/>
                </w:rPr>
                <w:t>Permite a edição de dados de uma manutenção</w:t>
              </w:r>
            </w:ins>
          </w:p>
        </w:tc>
      </w:tr>
      <w:tr w:rsidR="00FA4964" w:rsidRPr="00A44348" w14:paraId="2636183F" w14:textId="77777777" w:rsidTr="00FA4964">
        <w:trPr>
          <w:ins w:id="1572"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B09A66" w14:textId="77777777" w:rsidR="00FA4964" w:rsidRPr="00FA4964" w:rsidRDefault="00FA4964" w:rsidP="00FA4964">
            <w:pPr>
              <w:widowControl/>
              <w:spacing w:line="240" w:lineRule="auto"/>
              <w:rPr>
                <w:ins w:id="1573"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02395" w14:textId="77777777" w:rsidR="00FA4964" w:rsidRPr="00FA4964" w:rsidRDefault="00FA4964" w:rsidP="00FA4964">
            <w:pPr>
              <w:widowControl/>
              <w:spacing w:line="240" w:lineRule="auto"/>
              <w:jc w:val="center"/>
              <w:rPr>
                <w:ins w:id="1574" w:author="Igor Santiago" w:date="2022-06-09T01:15:00Z"/>
                <w:sz w:val="24"/>
                <w:szCs w:val="24"/>
                <w:lang w:val="pt-BR" w:eastAsia="pt-BR"/>
              </w:rPr>
            </w:pPr>
            <w:ins w:id="1575" w:author="Igor Santiago" w:date="2022-06-09T01:15:00Z">
              <w:r w:rsidRPr="00FA4964">
                <w:rPr>
                  <w:color w:val="000000"/>
                  <w:lang w:val="pt-BR" w:eastAsia="pt-BR"/>
                </w:rPr>
                <w:t>Remover Manutenção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1CD83" w14:textId="77777777" w:rsidR="00FA4964" w:rsidRPr="00FA4964" w:rsidRDefault="00FA4964" w:rsidP="00FA4964">
            <w:pPr>
              <w:widowControl/>
              <w:spacing w:line="240" w:lineRule="auto"/>
              <w:jc w:val="center"/>
              <w:rPr>
                <w:ins w:id="1576" w:author="Igor Santiago" w:date="2022-06-09T01:15:00Z"/>
                <w:sz w:val="24"/>
                <w:szCs w:val="24"/>
                <w:lang w:val="pt-BR" w:eastAsia="pt-BR"/>
              </w:rPr>
            </w:pPr>
            <w:ins w:id="1577" w:author="Igor Santiago" w:date="2022-06-09T01:15:00Z">
              <w:r w:rsidRPr="00FA4964">
                <w:rPr>
                  <w:color w:val="000000"/>
                  <w:lang w:val="pt-BR" w:eastAsia="pt-BR"/>
                </w:rPr>
                <w:t>Permite a remoção de uma manutenção</w:t>
              </w:r>
            </w:ins>
          </w:p>
        </w:tc>
      </w:tr>
      <w:tr w:rsidR="00FA4964" w:rsidRPr="00A44348" w14:paraId="2325CBA4" w14:textId="77777777" w:rsidTr="00FA4964">
        <w:trPr>
          <w:ins w:id="1578"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CF3E5" w14:textId="77777777" w:rsidR="00FA4964" w:rsidRPr="00FA4964" w:rsidRDefault="00FA4964" w:rsidP="00FA4964">
            <w:pPr>
              <w:widowControl/>
              <w:spacing w:line="240" w:lineRule="auto"/>
              <w:jc w:val="center"/>
              <w:rPr>
                <w:ins w:id="1579" w:author="Igor Santiago" w:date="2022-06-09T01:15:00Z"/>
                <w:sz w:val="24"/>
                <w:szCs w:val="24"/>
                <w:lang w:val="pt-BR" w:eastAsia="pt-BR"/>
              </w:rPr>
            </w:pPr>
            <w:ins w:id="1580" w:author="Igor Santiago" w:date="2022-06-09T01:15:00Z">
              <w:r w:rsidRPr="00FA4964">
                <w:rPr>
                  <w:color w:val="000000"/>
                  <w:lang w:val="pt-BR" w:eastAsia="pt-BR"/>
                </w:rPr>
                <w:t>Gestão de Despesas - </w:t>
              </w:r>
            </w:ins>
          </w:p>
          <w:p w14:paraId="173544DA" w14:textId="77777777" w:rsidR="00FA4964" w:rsidRPr="00FA4964" w:rsidRDefault="00FA4964" w:rsidP="00FA4964">
            <w:pPr>
              <w:widowControl/>
              <w:spacing w:line="240" w:lineRule="auto"/>
              <w:jc w:val="center"/>
              <w:rPr>
                <w:ins w:id="1581" w:author="Igor Santiago" w:date="2022-06-09T01:15:00Z"/>
                <w:sz w:val="24"/>
                <w:szCs w:val="24"/>
                <w:lang w:val="pt-BR" w:eastAsia="pt-BR"/>
              </w:rPr>
            </w:pPr>
            <w:ins w:id="1582" w:author="Igor Santiago" w:date="2022-06-09T01:15:00Z">
              <w:r w:rsidRPr="00FA4964">
                <w:rPr>
                  <w:color w:val="000000"/>
                  <w:lang w:val="pt-BR" w:eastAsia="pt-BR"/>
                </w:rPr>
                <w:t>Este serviço realiza todas as tarefas relacionadas à gerência das despesas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F1C8F" w14:textId="77777777" w:rsidR="00FA4964" w:rsidRPr="00FA4964" w:rsidRDefault="00FA4964" w:rsidP="00FA4964">
            <w:pPr>
              <w:widowControl/>
              <w:spacing w:line="240" w:lineRule="auto"/>
              <w:jc w:val="center"/>
              <w:rPr>
                <w:ins w:id="1583" w:author="Igor Santiago" w:date="2022-06-09T01:15:00Z"/>
                <w:sz w:val="24"/>
                <w:szCs w:val="24"/>
                <w:lang w:val="pt-BR" w:eastAsia="pt-BR"/>
              </w:rPr>
            </w:pPr>
            <w:ins w:id="1584" w:author="Igor Santiago" w:date="2022-06-09T01:15:00Z">
              <w:r w:rsidRPr="00FA4964">
                <w:rPr>
                  <w:color w:val="000000"/>
                  <w:lang w:val="pt-BR" w:eastAsia="pt-BR"/>
                </w:rPr>
                <w:t>Cadastrar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79117" w14:textId="77777777" w:rsidR="00FA4964" w:rsidRPr="00FA4964" w:rsidRDefault="00FA4964" w:rsidP="00FA4964">
            <w:pPr>
              <w:widowControl/>
              <w:spacing w:line="240" w:lineRule="auto"/>
              <w:jc w:val="center"/>
              <w:rPr>
                <w:ins w:id="1585" w:author="Igor Santiago" w:date="2022-06-09T01:15:00Z"/>
                <w:sz w:val="24"/>
                <w:szCs w:val="24"/>
                <w:lang w:val="pt-BR" w:eastAsia="pt-BR"/>
              </w:rPr>
            </w:pPr>
            <w:ins w:id="1586" w:author="Igor Santiago" w:date="2022-06-09T01:15:00Z">
              <w:r w:rsidRPr="00FA4964">
                <w:rPr>
                  <w:color w:val="000000"/>
                  <w:lang w:val="pt-BR" w:eastAsia="pt-BR"/>
                </w:rPr>
                <w:t>Permite o cadastro de uma nova despesa</w:t>
              </w:r>
            </w:ins>
          </w:p>
        </w:tc>
      </w:tr>
      <w:tr w:rsidR="00FA4964" w:rsidRPr="00A44348" w14:paraId="302BC7D8" w14:textId="77777777" w:rsidTr="00FA4964">
        <w:trPr>
          <w:ins w:id="1587"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021377" w14:textId="77777777" w:rsidR="00FA4964" w:rsidRPr="00FA4964" w:rsidRDefault="00FA4964" w:rsidP="00FA4964">
            <w:pPr>
              <w:widowControl/>
              <w:spacing w:line="240" w:lineRule="auto"/>
              <w:rPr>
                <w:ins w:id="1588"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1AF3E" w14:textId="77777777" w:rsidR="00FA4964" w:rsidRPr="00FA4964" w:rsidRDefault="00FA4964" w:rsidP="00FA4964">
            <w:pPr>
              <w:widowControl/>
              <w:spacing w:line="240" w:lineRule="auto"/>
              <w:rPr>
                <w:ins w:id="1589" w:author="Igor Santiago" w:date="2022-06-09T01:15:00Z"/>
                <w:sz w:val="24"/>
                <w:szCs w:val="24"/>
                <w:lang w:val="pt-BR" w:eastAsia="pt-BR"/>
              </w:rPr>
            </w:pPr>
          </w:p>
          <w:p w14:paraId="199CD6D6" w14:textId="77777777" w:rsidR="00FA4964" w:rsidRPr="00FA4964" w:rsidRDefault="00FA4964" w:rsidP="00FA4964">
            <w:pPr>
              <w:widowControl/>
              <w:spacing w:line="240" w:lineRule="auto"/>
              <w:jc w:val="center"/>
              <w:rPr>
                <w:ins w:id="1590" w:author="Igor Santiago" w:date="2022-06-09T01:15:00Z"/>
                <w:sz w:val="24"/>
                <w:szCs w:val="24"/>
                <w:lang w:val="pt-BR" w:eastAsia="pt-BR"/>
              </w:rPr>
            </w:pPr>
            <w:ins w:id="1591" w:author="Igor Santiago" w:date="2022-06-09T01:15:00Z">
              <w:r w:rsidRPr="00FA4964">
                <w:rPr>
                  <w:color w:val="000000"/>
                  <w:lang w:val="pt-BR" w:eastAsia="pt-BR"/>
                </w:rPr>
                <w:t>Editar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A8637" w14:textId="77777777" w:rsidR="00FA4964" w:rsidRPr="00FA4964" w:rsidRDefault="00FA4964" w:rsidP="00FA4964">
            <w:pPr>
              <w:widowControl/>
              <w:spacing w:line="240" w:lineRule="auto"/>
              <w:jc w:val="center"/>
              <w:rPr>
                <w:ins w:id="1592" w:author="Igor Santiago" w:date="2022-06-09T01:15:00Z"/>
                <w:sz w:val="24"/>
                <w:szCs w:val="24"/>
                <w:lang w:val="pt-BR" w:eastAsia="pt-BR"/>
              </w:rPr>
            </w:pPr>
            <w:ins w:id="1593" w:author="Igor Santiago" w:date="2022-06-09T01:15:00Z">
              <w:r w:rsidRPr="00FA4964">
                <w:rPr>
                  <w:color w:val="000000"/>
                  <w:lang w:val="pt-BR" w:eastAsia="pt-BR"/>
                </w:rPr>
                <w:t>Permite a edição de dados de uma despesa existente</w:t>
              </w:r>
            </w:ins>
          </w:p>
        </w:tc>
      </w:tr>
      <w:tr w:rsidR="00FA4964" w:rsidRPr="00A44348" w14:paraId="16DF041C" w14:textId="77777777" w:rsidTr="00FA4964">
        <w:trPr>
          <w:ins w:id="1594"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9E7779" w14:textId="77777777" w:rsidR="00FA4964" w:rsidRPr="00FA4964" w:rsidRDefault="00FA4964" w:rsidP="00FA4964">
            <w:pPr>
              <w:widowControl/>
              <w:spacing w:line="240" w:lineRule="auto"/>
              <w:rPr>
                <w:ins w:id="1595"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A13CE" w14:textId="77777777" w:rsidR="00FA4964" w:rsidRPr="00FA4964" w:rsidRDefault="00FA4964" w:rsidP="00FA4964">
            <w:pPr>
              <w:widowControl/>
              <w:spacing w:line="240" w:lineRule="auto"/>
              <w:jc w:val="center"/>
              <w:rPr>
                <w:ins w:id="1596" w:author="Igor Santiago" w:date="2022-06-09T01:15:00Z"/>
                <w:sz w:val="24"/>
                <w:szCs w:val="24"/>
                <w:lang w:val="pt-BR" w:eastAsia="pt-BR"/>
              </w:rPr>
            </w:pPr>
            <w:ins w:id="1597" w:author="Igor Santiago" w:date="2022-06-09T01:15:00Z">
              <w:r w:rsidRPr="00FA4964">
                <w:rPr>
                  <w:color w:val="000000"/>
                  <w:lang w:val="pt-BR" w:eastAsia="pt-BR"/>
                </w:rPr>
                <w:t>Remover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69E2D" w14:textId="77777777" w:rsidR="00FA4964" w:rsidRPr="00FA4964" w:rsidRDefault="00FA4964" w:rsidP="00FA4964">
            <w:pPr>
              <w:widowControl/>
              <w:spacing w:line="240" w:lineRule="auto"/>
              <w:jc w:val="center"/>
              <w:rPr>
                <w:ins w:id="1598" w:author="Igor Santiago" w:date="2022-06-09T01:15:00Z"/>
                <w:sz w:val="24"/>
                <w:szCs w:val="24"/>
                <w:lang w:val="pt-BR" w:eastAsia="pt-BR"/>
              </w:rPr>
            </w:pPr>
            <w:ins w:id="1599" w:author="Igor Santiago" w:date="2022-06-09T01:15:00Z">
              <w:r w:rsidRPr="00FA4964">
                <w:rPr>
                  <w:color w:val="000000"/>
                  <w:lang w:val="pt-BR" w:eastAsia="pt-BR"/>
                </w:rPr>
                <w:t>Permite a remoção de uma despesa existente</w:t>
              </w:r>
            </w:ins>
          </w:p>
        </w:tc>
      </w:tr>
      <w:tr w:rsidR="00FA4964" w:rsidRPr="00A44348" w14:paraId="18A72D0E" w14:textId="77777777" w:rsidTr="00FA4964">
        <w:trPr>
          <w:ins w:id="1600"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D5EE6" w14:textId="77777777" w:rsidR="00FA4964" w:rsidRPr="00FA4964" w:rsidRDefault="00FA4964" w:rsidP="00FA4964">
            <w:pPr>
              <w:widowControl/>
              <w:spacing w:line="240" w:lineRule="auto"/>
              <w:jc w:val="center"/>
              <w:rPr>
                <w:ins w:id="1601" w:author="Igor Santiago" w:date="2022-06-09T01:15:00Z"/>
                <w:sz w:val="24"/>
                <w:szCs w:val="24"/>
                <w:lang w:val="pt-BR" w:eastAsia="pt-BR"/>
              </w:rPr>
            </w:pPr>
            <w:ins w:id="1602" w:author="Igor Santiago" w:date="2022-06-09T01:15:00Z">
              <w:r w:rsidRPr="00FA4964">
                <w:rPr>
                  <w:color w:val="000000"/>
                  <w:lang w:val="pt-BR" w:eastAsia="pt-BR"/>
                </w:rPr>
                <w:t>Gestão de Vendedores - </w:t>
              </w:r>
            </w:ins>
          </w:p>
          <w:p w14:paraId="0A1E3DED" w14:textId="77777777" w:rsidR="00FA4964" w:rsidRPr="00FA4964" w:rsidRDefault="00FA4964" w:rsidP="00FA4964">
            <w:pPr>
              <w:widowControl/>
              <w:spacing w:line="240" w:lineRule="auto"/>
              <w:jc w:val="center"/>
              <w:rPr>
                <w:ins w:id="1603" w:author="Igor Santiago" w:date="2022-06-09T01:15:00Z"/>
                <w:sz w:val="24"/>
                <w:szCs w:val="24"/>
                <w:lang w:val="pt-BR" w:eastAsia="pt-BR"/>
              </w:rPr>
            </w:pPr>
            <w:ins w:id="1604" w:author="Igor Santiago" w:date="2022-06-09T01:15:00Z">
              <w:r w:rsidRPr="00FA4964">
                <w:rPr>
                  <w:color w:val="000000"/>
                  <w:lang w:val="pt-BR" w:eastAsia="pt-BR"/>
                </w:rPr>
                <w:t>Este serviço realiza todas as tarefas relacionadas à gerência de vendedores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A728E" w14:textId="77777777" w:rsidR="00FA4964" w:rsidRPr="00FA4964" w:rsidRDefault="00FA4964" w:rsidP="00FA4964">
            <w:pPr>
              <w:widowControl/>
              <w:spacing w:line="240" w:lineRule="auto"/>
              <w:jc w:val="center"/>
              <w:rPr>
                <w:ins w:id="1605" w:author="Igor Santiago" w:date="2022-06-09T01:15:00Z"/>
                <w:sz w:val="24"/>
                <w:szCs w:val="24"/>
                <w:lang w:val="pt-BR" w:eastAsia="pt-BR"/>
              </w:rPr>
            </w:pPr>
            <w:ins w:id="1606" w:author="Igor Santiago" w:date="2022-06-09T01:15:00Z">
              <w:r w:rsidRPr="00FA4964">
                <w:rPr>
                  <w:color w:val="000000"/>
                  <w:lang w:val="pt-BR" w:eastAsia="pt-BR"/>
                </w:rPr>
                <w:t>Cadastrar Vendedor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99A09" w14:textId="77777777" w:rsidR="00FA4964" w:rsidRPr="00FA4964" w:rsidRDefault="00FA4964" w:rsidP="00FA4964">
            <w:pPr>
              <w:widowControl/>
              <w:spacing w:line="240" w:lineRule="auto"/>
              <w:jc w:val="center"/>
              <w:rPr>
                <w:ins w:id="1607" w:author="Igor Santiago" w:date="2022-06-09T01:15:00Z"/>
                <w:sz w:val="24"/>
                <w:szCs w:val="24"/>
                <w:lang w:val="pt-BR" w:eastAsia="pt-BR"/>
              </w:rPr>
            </w:pPr>
            <w:ins w:id="1608" w:author="Igor Santiago" w:date="2022-06-09T01:15:00Z">
              <w:r w:rsidRPr="00FA4964">
                <w:rPr>
                  <w:color w:val="000000"/>
                  <w:lang w:val="pt-BR" w:eastAsia="pt-BR"/>
                </w:rPr>
                <w:t>Permite o cadastro de um novo vendedor</w:t>
              </w:r>
            </w:ins>
          </w:p>
        </w:tc>
      </w:tr>
      <w:tr w:rsidR="00FA4964" w:rsidRPr="00A44348" w14:paraId="455D4B40" w14:textId="77777777" w:rsidTr="00FA4964">
        <w:trPr>
          <w:ins w:id="1609"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782735" w14:textId="77777777" w:rsidR="00FA4964" w:rsidRPr="00FA4964" w:rsidRDefault="00FA4964" w:rsidP="00FA4964">
            <w:pPr>
              <w:widowControl/>
              <w:spacing w:line="240" w:lineRule="auto"/>
              <w:rPr>
                <w:ins w:id="1610"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51423" w14:textId="77777777" w:rsidR="00FA4964" w:rsidRPr="00FA4964" w:rsidRDefault="00FA4964" w:rsidP="00FA4964">
            <w:pPr>
              <w:widowControl/>
              <w:spacing w:line="240" w:lineRule="auto"/>
              <w:rPr>
                <w:ins w:id="1611" w:author="Igor Santiago" w:date="2022-06-09T01:15:00Z"/>
                <w:sz w:val="24"/>
                <w:szCs w:val="24"/>
                <w:lang w:val="pt-BR" w:eastAsia="pt-BR"/>
              </w:rPr>
            </w:pPr>
          </w:p>
          <w:p w14:paraId="18627489" w14:textId="77777777" w:rsidR="00FA4964" w:rsidRPr="00FA4964" w:rsidRDefault="00FA4964" w:rsidP="00FA4964">
            <w:pPr>
              <w:widowControl/>
              <w:spacing w:line="240" w:lineRule="auto"/>
              <w:jc w:val="center"/>
              <w:rPr>
                <w:ins w:id="1612" w:author="Igor Santiago" w:date="2022-06-09T01:15:00Z"/>
                <w:sz w:val="24"/>
                <w:szCs w:val="24"/>
                <w:lang w:val="pt-BR" w:eastAsia="pt-BR"/>
              </w:rPr>
            </w:pPr>
            <w:ins w:id="1613" w:author="Igor Santiago" w:date="2022-06-09T01:15:00Z">
              <w:r w:rsidRPr="00FA4964">
                <w:rPr>
                  <w:color w:val="000000"/>
                  <w:lang w:val="pt-BR" w:eastAsia="pt-BR"/>
                </w:rPr>
                <w:t>Editar Vendedor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D5BF4" w14:textId="77777777" w:rsidR="00FA4964" w:rsidRPr="00FA4964" w:rsidRDefault="00FA4964" w:rsidP="00FA4964">
            <w:pPr>
              <w:widowControl/>
              <w:spacing w:line="240" w:lineRule="auto"/>
              <w:jc w:val="center"/>
              <w:rPr>
                <w:ins w:id="1614" w:author="Igor Santiago" w:date="2022-06-09T01:15:00Z"/>
                <w:sz w:val="24"/>
                <w:szCs w:val="24"/>
                <w:lang w:val="pt-BR" w:eastAsia="pt-BR"/>
              </w:rPr>
            </w:pPr>
            <w:ins w:id="1615" w:author="Igor Santiago" w:date="2022-06-09T01:15:00Z">
              <w:r w:rsidRPr="00FA4964">
                <w:rPr>
                  <w:color w:val="000000"/>
                  <w:lang w:val="pt-BR" w:eastAsia="pt-BR"/>
                </w:rPr>
                <w:t>Permite a edição de dados de um vendedor existente</w:t>
              </w:r>
            </w:ins>
          </w:p>
        </w:tc>
      </w:tr>
      <w:tr w:rsidR="00FA4964" w:rsidRPr="00A44348" w14:paraId="58BDE672" w14:textId="77777777" w:rsidTr="00FA4964">
        <w:trPr>
          <w:ins w:id="1616"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1CA527" w14:textId="77777777" w:rsidR="00FA4964" w:rsidRPr="00FA4964" w:rsidRDefault="00FA4964" w:rsidP="00FA4964">
            <w:pPr>
              <w:widowControl/>
              <w:spacing w:line="240" w:lineRule="auto"/>
              <w:rPr>
                <w:ins w:id="1617"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886E9" w14:textId="77777777" w:rsidR="00FA4964" w:rsidRPr="00FA4964" w:rsidRDefault="00FA4964" w:rsidP="00FA4964">
            <w:pPr>
              <w:widowControl/>
              <w:spacing w:line="240" w:lineRule="auto"/>
              <w:jc w:val="center"/>
              <w:rPr>
                <w:ins w:id="1618" w:author="Igor Santiago" w:date="2022-06-09T01:15:00Z"/>
                <w:sz w:val="24"/>
                <w:szCs w:val="24"/>
                <w:lang w:val="pt-BR" w:eastAsia="pt-BR"/>
              </w:rPr>
            </w:pPr>
            <w:ins w:id="1619" w:author="Igor Santiago" w:date="2022-06-09T01:15:00Z">
              <w:r w:rsidRPr="00FA4964">
                <w:rPr>
                  <w:color w:val="000000"/>
                  <w:lang w:val="pt-BR" w:eastAsia="pt-BR"/>
                </w:rPr>
                <w:t>Remover Vendedor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C65E6" w14:textId="77777777" w:rsidR="00FA4964" w:rsidRPr="00FA4964" w:rsidRDefault="00FA4964" w:rsidP="00FA4964">
            <w:pPr>
              <w:widowControl/>
              <w:spacing w:line="240" w:lineRule="auto"/>
              <w:jc w:val="center"/>
              <w:rPr>
                <w:ins w:id="1620" w:author="Igor Santiago" w:date="2022-06-09T01:15:00Z"/>
                <w:sz w:val="24"/>
                <w:szCs w:val="24"/>
                <w:lang w:val="pt-BR" w:eastAsia="pt-BR"/>
              </w:rPr>
            </w:pPr>
            <w:ins w:id="1621" w:author="Igor Santiago" w:date="2022-06-09T01:15:00Z">
              <w:r w:rsidRPr="00FA4964">
                <w:rPr>
                  <w:color w:val="000000"/>
                  <w:lang w:val="pt-BR" w:eastAsia="pt-BR"/>
                </w:rPr>
                <w:t>Permite a remoção de um vendedor existente</w:t>
              </w:r>
            </w:ins>
          </w:p>
        </w:tc>
      </w:tr>
      <w:tr w:rsidR="00FA4964" w:rsidRPr="00A44348" w14:paraId="57ACDC8E" w14:textId="77777777" w:rsidTr="00FA4964">
        <w:trPr>
          <w:ins w:id="1622" w:author="Igor Santiago" w:date="2022-06-09T01:15: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E7E9B" w14:textId="77777777" w:rsidR="00FA4964" w:rsidRPr="00FA4964" w:rsidRDefault="00FA4964" w:rsidP="00FA4964">
            <w:pPr>
              <w:widowControl/>
              <w:spacing w:line="240" w:lineRule="auto"/>
              <w:jc w:val="center"/>
              <w:rPr>
                <w:ins w:id="1623" w:author="Igor Santiago" w:date="2022-06-09T01:15:00Z"/>
                <w:sz w:val="24"/>
                <w:szCs w:val="24"/>
                <w:lang w:val="pt-BR" w:eastAsia="pt-BR"/>
              </w:rPr>
            </w:pPr>
            <w:ins w:id="1624" w:author="Igor Santiago" w:date="2022-06-09T01:15:00Z">
              <w:r w:rsidRPr="00FA4964">
                <w:rPr>
                  <w:color w:val="000000"/>
                  <w:lang w:val="pt-BR" w:eastAsia="pt-BR"/>
                </w:rPr>
                <w:t>Gestão de Relatórios - </w:t>
              </w:r>
            </w:ins>
          </w:p>
          <w:p w14:paraId="608BB5F5" w14:textId="77777777" w:rsidR="00FA4964" w:rsidRPr="00FA4964" w:rsidRDefault="00FA4964" w:rsidP="00FA4964">
            <w:pPr>
              <w:widowControl/>
              <w:spacing w:line="240" w:lineRule="auto"/>
              <w:jc w:val="center"/>
              <w:rPr>
                <w:ins w:id="1625" w:author="Igor Santiago" w:date="2022-06-09T01:15:00Z"/>
                <w:sz w:val="24"/>
                <w:szCs w:val="24"/>
                <w:lang w:val="pt-BR" w:eastAsia="pt-BR"/>
              </w:rPr>
            </w:pPr>
            <w:ins w:id="1626" w:author="Igor Santiago" w:date="2022-06-09T01:15:00Z">
              <w:r w:rsidRPr="00FA4964">
                <w:rPr>
                  <w:color w:val="000000"/>
                  <w:lang w:val="pt-BR" w:eastAsia="pt-BR"/>
                </w:rPr>
                <w:t>Este serviço realiza todas as tarefas relacionadas à gerência de relatórios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053F0" w14:textId="77777777" w:rsidR="00FA4964" w:rsidRPr="00FA4964" w:rsidRDefault="00FA4964" w:rsidP="00FA4964">
            <w:pPr>
              <w:widowControl/>
              <w:spacing w:line="240" w:lineRule="auto"/>
              <w:jc w:val="center"/>
              <w:rPr>
                <w:ins w:id="1627" w:author="Igor Santiago" w:date="2022-06-09T01:15:00Z"/>
                <w:sz w:val="24"/>
                <w:szCs w:val="24"/>
                <w:lang w:val="pt-BR" w:eastAsia="pt-BR"/>
              </w:rPr>
            </w:pPr>
            <w:ins w:id="1628" w:author="Igor Santiago" w:date="2022-06-09T01:15:00Z">
              <w:r w:rsidRPr="00FA4964">
                <w:rPr>
                  <w:color w:val="000000"/>
                  <w:lang w:val="pt-BR" w:eastAsia="pt-BR"/>
                </w:rPr>
                <w:t>Gerar Relatório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11985" w14:textId="77777777" w:rsidR="00FA4964" w:rsidRPr="00FA4964" w:rsidRDefault="00FA4964" w:rsidP="00FA4964">
            <w:pPr>
              <w:widowControl/>
              <w:spacing w:line="240" w:lineRule="auto"/>
              <w:jc w:val="center"/>
              <w:rPr>
                <w:ins w:id="1629" w:author="Igor Santiago" w:date="2022-06-09T01:15:00Z"/>
                <w:sz w:val="24"/>
                <w:szCs w:val="24"/>
                <w:lang w:val="pt-BR" w:eastAsia="pt-BR"/>
              </w:rPr>
            </w:pPr>
            <w:ins w:id="1630" w:author="Igor Santiago" w:date="2022-06-09T01:15:00Z">
              <w:r w:rsidRPr="00FA4964">
                <w:rPr>
                  <w:color w:val="000000"/>
                  <w:lang w:val="pt-BR" w:eastAsia="pt-BR"/>
                </w:rPr>
                <w:t>Permite a geração de um relatório</w:t>
              </w:r>
            </w:ins>
          </w:p>
        </w:tc>
      </w:tr>
      <w:tr w:rsidR="00FA4964" w:rsidRPr="00A44348" w14:paraId="30CBFBC9" w14:textId="77777777" w:rsidTr="00FA4964">
        <w:trPr>
          <w:ins w:id="1631"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961A3D" w14:textId="77777777" w:rsidR="00FA4964" w:rsidRPr="00FA4964" w:rsidRDefault="00FA4964" w:rsidP="00FA4964">
            <w:pPr>
              <w:widowControl/>
              <w:spacing w:line="240" w:lineRule="auto"/>
              <w:rPr>
                <w:ins w:id="1632"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96A28" w14:textId="77777777" w:rsidR="00FA4964" w:rsidRPr="00FA4964" w:rsidRDefault="00FA4964" w:rsidP="00FA4964">
            <w:pPr>
              <w:widowControl/>
              <w:spacing w:line="240" w:lineRule="auto"/>
              <w:rPr>
                <w:ins w:id="1633" w:author="Igor Santiago" w:date="2022-06-09T01:15:00Z"/>
                <w:sz w:val="24"/>
                <w:szCs w:val="24"/>
                <w:lang w:val="pt-BR" w:eastAsia="pt-BR"/>
              </w:rPr>
            </w:pPr>
          </w:p>
          <w:p w14:paraId="26EA4BC3" w14:textId="77777777" w:rsidR="00FA4964" w:rsidRPr="00FA4964" w:rsidRDefault="00FA4964" w:rsidP="00FA4964">
            <w:pPr>
              <w:widowControl/>
              <w:spacing w:line="240" w:lineRule="auto"/>
              <w:jc w:val="center"/>
              <w:rPr>
                <w:ins w:id="1634" w:author="Igor Santiago" w:date="2022-06-09T01:15:00Z"/>
                <w:sz w:val="24"/>
                <w:szCs w:val="24"/>
                <w:lang w:val="pt-BR" w:eastAsia="pt-BR"/>
              </w:rPr>
            </w:pPr>
            <w:ins w:id="1635" w:author="Igor Santiago" w:date="2022-06-09T01:15:00Z">
              <w:r w:rsidRPr="00FA4964">
                <w:rPr>
                  <w:color w:val="000000"/>
                  <w:lang w:val="pt-BR" w:eastAsia="pt-BR"/>
                </w:rPr>
                <w:t>Editar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93968" w14:textId="77777777" w:rsidR="00FA4964" w:rsidRPr="00FA4964" w:rsidRDefault="00FA4964" w:rsidP="00FA4964">
            <w:pPr>
              <w:widowControl/>
              <w:spacing w:line="240" w:lineRule="auto"/>
              <w:jc w:val="center"/>
              <w:rPr>
                <w:ins w:id="1636" w:author="Igor Santiago" w:date="2022-06-09T01:15:00Z"/>
                <w:sz w:val="24"/>
                <w:szCs w:val="24"/>
                <w:lang w:val="pt-BR" w:eastAsia="pt-BR"/>
              </w:rPr>
            </w:pPr>
            <w:ins w:id="1637" w:author="Igor Santiago" w:date="2022-06-09T01:15:00Z">
              <w:r w:rsidRPr="00FA4964">
                <w:rPr>
                  <w:color w:val="000000"/>
                  <w:lang w:val="pt-BR" w:eastAsia="pt-BR"/>
                </w:rPr>
                <w:t>Permite a edição de um relatório existente</w:t>
              </w:r>
            </w:ins>
          </w:p>
        </w:tc>
      </w:tr>
      <w:tr w:rsidR="00FA4964" w:rsidRPr="00A44348" w14:paraId="48AFAD67" w14:textId="77777777" w:rsidTr="00FA4964">
        <w:trPr>
          <w:ins w:id="1638" w:author="Igor Santiago" w:date="2022-06-09T01:15: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871FEB" w14:textId="77777777" w:rsidR="00FA4964" w:rsidRPr="00FA4964" w:rsidRDefault="00FA4964" w:rsidP="00FA4964">
            <w:pPr>
              <w:widowControl/>
              <w:spacing w:line="240" w:lineRule="auto"/>
              <w:rPr>
                <w:ins w:id="1639" w:author="Igor Santiago" w:date="2022-06-09T01:15:00Z"/>
                <w:sz w:val="24"/>
                <w:szCs w:val="24"/>
                <w:lang w:val="pt-BR"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0424E" w14:textId="77777777" w:rsidR="00FA4964" w:rsidRPr="00FA4964" w:rsidRDefault="00FA4964" w:rsidP="00FA4964">
            <w:pPr>
              <w:widowControl/>
              <w:spacing w:line="240" w:lineRule="auto"/>
              <w:jc w:val="center"/>
              <w:rPr>
                <w:ins w:id="1640" w:author="Igor Santiago" w:date="2022-06-09T01:15:00Z"/>
                <w:sz w:val="24"/>
                <w:szCs w:val="24"/>
                <w:lang w:val="pt-BR" w:eastAsia="pt-BR"/>
              </w:rPr>
            </w:pPr>
            <w:ins w:id="1641" w:author="Igor Santiago" w:date="2022-06-09T01:15:00Z">
              <w:r w:rsidRPr="00FA4964">
                <w:rPr>
                  <w:color w:val="000000"/>
                  <w:lang w:val="pt-BR" w:eastAsia="pt-BR"/>
                </w:rPr>
                <w:t>Remover Compra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C6C32" w14:textId="77777777" w:rsidR="00FA4964" w:rsidRPr="00FA4964" w:rsidRDefault="00FA4964" w:rsidP="00FA4964">
            <w:pPr>
              <w:widowControl/>
              <w:spacing w:line="240" w:lineRule="auto"/>
              <w:jc w:val="center"/>
              <w:rPr>
                <w:ins w:id="1642" w:author="Igor Santiago" w:date="2022-06-09T01:15:00Z"/>
                <w:sz w:val="24"/>
                <w:szCs w:val="24"/>
                <w:lang w:val="pt-BR" w:eastAsia="pt-BR"/>
              </w:rPr>
            </w:pPr>
            <w:ins w:id="1643" w:author="Igor Santiago" w:date="2022-06-09T01:15:00Z">
              <w:r w:rsidRPr="00FA4964">
                <w:rPr>
                  <w:color w:val="000000"/>
                  <w:lang w:val="pt-BR" w:eastAsia="pt-BR"/>
                </w:rPr>
                <w:t>Permite a remoção de um relatório existente</w:t>
              </w:r>
            </w:ins>
          </w:p>
        </w:tc>
      </w:tr>
    </w:tbl>
    <w:p w14:paraId="6AE28E37" w14:textId="77777777" w:rsidR="00341B5B" w:rsidRPr="00A44348" w:rsidRDefault="00341B5B">
      <w:pPr>
        <w:widowControl/>
        <w:pBdr>
          <w:top w:val="nil"/>
          <w:left w:val="nil"/>
          <w:bottom w:val="nil"/>
          <w:right w:val="nil"/>
          <w:between w:val="nil"/>
        </w:pBdr>
        <w:spacing w:line="240" w:lineRule="auto"/>
        <w:ind w:left="708"/>
        <w:jc w:val="center"/>
        <w:rPr>
          <w:color w:val="0070C0"/>
          <w:lang w:val="pt-BR"/>
          <w:rPrChange w:id="1644" w:author="Ines" w:date="2022-06-09T10:14:00Z">
            <w:rPr>
              <w:color w:val="0070C0"/>
            </w:rPr>
          </w:rPrChange>
        </w:rPr>
      </w:pPr>
    </w:p>
    <w:p w14:paraId="1076B265" w14:textId="50B691BA" w:rsidR="00341B5B" w:rsidRPr="00A44348" w:rsidRDefault="00341B5B">
      <w:pPr>
        <w:rPr>
          <w:ins w:id="1645" w:author="Igor Santiago" w:date="2022-06-09T01:16:00Z"/>
          <w:lang w:val="pt-BR"/>
          <w:rPrChange w:id="1646" w:author="Ines" w:date="2022-06-09T10:14:00Z">
            <w:rPr>
              <w:ins w:id="1647" w:author="Igor Santiago" w:date="2022-06-09T01:16:00Z"/>
            </w:rPr>
          </w:rPrChange>
        </w:rPr>
      </w:pPr>
    </w:p>
    <w:p w14:paraId="070176E6" w14:textId="5E3AFF5D" w:rsidR="00FA4964" w:rsidRPr="00A44348" w:rsidRDefault="00FA4964">
      <w:pPr>
        <w:rPr>
          <w:ins w:id="1648" w:author="Igor Santiago" w:date="2022-06-09T01:16:00Z"/>
          <w:lang w:val="pt-BR"/>
          <w:rPrChange w:id="1649" w:author="Ines" w:date="2022-06-09T10:14:00Z">
            <w:rPr>
              <w:ins w:id="1650" w:author="Igor Santiago" w:date="2022-06-09T01:16:00Z"/>
            </w:rPr>
          </w:rPrChange>
        </w:rPr>
      </w:pPr>
    </w:p>
    <w:p w14:paraId="18637A44" w14:textId="3B563043" w:rsidR="00FA4964" w:rsidRPr="00A44348" w:rsidRDefault="00FA4964">
      <w:pPr>
        <w:rPr>
          <w:ins w:id="1651" w:author="Igor Santiago" w:date="2022-06-09T01:16:00Z"/>
          <w:lang w:val="pt-BR"/>
          <w:rPrChange w:id="1652" w:author="Ines" w:date="2022-06-09T10:14:00Z">
            <w:rPr>
              <w:ins w:id="1653" w:author="Igor Santiago" w:date="2022-06-09T01:16:00Z"/>
            </w:rPr>
          </w:rPrChange>
        </w:rPr>
      </w:pPr>
    </w:p>
    <w:p w14:paraId="74863E99" w14:textId="77777777" w:rsidR="00FA4964" w:rsidRPr="00A44348" w:rsidRDefault="00FA4964">
      <w:pPr>
        <w:rPr>
          <w:lang w:val="pt-BR"/>
          <w:rPrChange w:id="1654" w:author="Ines" w:date="2022-06-09T10:14:00Z">
            <w:rPr/>
          </w:rPrChange>
        </w:rPr>
      </w:pPr>
    </w:p>
    <w:p w14:paraId="34A67B13" w14:textId="0CDCA42A" w:rsidR="00341B5B" w:rsidRDefault="003E6BDD">
      <w:pPr>
        <w:pStyle w:val="Ttulo2"/>
        <w:numPr>
          <w:ilvl w:val="1"/>
          <w:numId w:val="9"/>
        </w:numPr>
        <w:rPr>
          <w:ins w:id="1655" w:author="Igor Santiago" w:date="2022-06-09T01:17:00Z"/>
        </w:rPr>
      </w:pPr>
      <w:bookmarkStart w:id="1656" w:name="_heading=h.3as4poj" w:colFirst="0" w:colLast="0"/>
      <w:bookmarkEnd w:id="1656"/>
      <w:r>
        <w:lastRenderedPageBreak/>
        <w:t>Sprint Backlog</w:t>
      </w:r>
    </w:p>
    <w:p w14:paraId="0792A4A6" w14:textId="302CEC36" w:rsidR="00FA4964" w:rsidRPr="00FA4964" w:rsidDel="00FA4964" w:rsidRDefault="00FA4964">
      <w:pPr>
        <w:spacing w:line="240" w:lineRule="auto"/>
        <w:rPr>
          <w:del w:id="1657" w:author="Igor Santiago" w:date="2022-06-09T01:18:00Z"/>
          <w:noProof/>
          <w:color w:val="0070C0"/>
          <w:bdr w:val="none" w:sz="0" w:space="0" w:color="auto" w:frame="1"/>
          <w:rPrChange w:id="1658" w:author="Igor Santiago" w:date="2022-06-09T01:18:00Z">
            <w:rPr>
              <w:del w:id="1659" w:author="Igor Santiago" w:date="2022-06-09T01:18:00Z"/>
            </w:rPr>
          </w:rPrChange>
        </w:rPr>
        <w:pPrChange w:id="1660" w:author="Igor Santiago" w:date="2022-06-09T01:18:00Z">
          <w:pPr>
            <w:pStyle w:val="Ttulo2"/>
            <w:numPr>
              <w:numId w:val="9"/>
            </w:numPr>
            <w:ind w:left="0" w:firstLine="0"/>
          </w:pPr>
        </w:pPrChange>
      </w:pPr>
    </w:p>
    <w:p w14:paraId="71CC4C16" w14:textId="768B288E" w:rsidR="00341B5B" w:rsidDel="00FA4964" w:rsidRDefault="00FA4964">
      <w:pPr>
        <w:rPr>
          <w:del w:id="1661" w:author="Igor Santiago" w:date="2022-06-09T01:16:00Z"/>
        </w:rPr>
        <w:pPrChange w:id="1662" w:author="Igor Santiago" w:date="2022-06-09T01:18:00Z">
          <w:pPr>
            <w:ind w:left="720"/>
          </w:pPr>
        </w:pPrChange>
      </w:pPr>
      <w:ins w:id="1663" w:author="Igor Santiago" w:date="2022-06-09T01:17:00Z">
        <w:r>
          <w:rPr>
            <w:noProof/>
            <w:color w:val="0070C0"/>
            <w:bdr w:val="none" w:sz="0" w:space="0" w:color="auto" w:frame="1"/>
          </w:rPr>
          <w:drawing>
            <wp:anchor distT="0" distB="0" distL="114300" distR="114300" simplePos="0" relativeHeight="251662336" behindDoc="0" locked="0" layoutInCell="1" allowOverlap="1" wp14:anchorId="04DBD286" wp14:editId="1B2BC4B1">
              <wp:simplePos x="0" y="0"/>
              <wp:positionH relativeFrom="margin">
                <wp:align>center</wp:align>
              </wp:positionH>
              <wp:positionV relativeFrom="paragraph">
                <wp:posOffset>199390</wp:posOffset>
              </wp:positionV>
              <wp:extent cx="2608564" cy="4319270"/>
              <wp:effectExtent l="0" t="0" r="1905" b="508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a:extLst>
                          <a:ext uri="{28A0092B-C50C-407E-A947-70E740481C1C}">
                            <a14:useLocalDpi xmlns:a14="http://schemas.microsoft.com/office/drawing/2010/main" val="0"/>
                          </a:ext>
                        </a:extLst>
                      </a:blip>
                      <a:srcRect r="56108" b="30417"/>
                      <a:stretch/>
                    </pic:blipFill>
                    <pic:spPr bwMode="auto">
                      <a:xfrm>
                        <a:off x="0" y="0"/>
                        <a:ext cx="2608564" cy="4319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del w:id="1664" w:author="Igor Santiago" w:date="2022-06-09T01:16:00Z">
        <w:r w:rsidR="003E6BDD" w:rsidDel="00FA4964">
          <w:delText>Aqui enumera-se somente as funcionalidades cujo desenvolvimento é previsto para o próximo (primeiro) SPRINT do projeto.</w:delText>
        </w:r>
      </w:del>
    </w:p>
    <w:p w14:paraId="458FCD12" w14:textId="62A655D7" w:rsidR="00341B5B" w:rsidDel="00FA4964" w:rsidRDefault="00341B5B">
      <w:pPr>
        <w:rPr>
          <w:del w:id="1665" w:author="Igor Santiago" w:date="2022-06-09T01:16:00Z"/>
        </w:rPr>
        <w:pPrChange w:id="1666" w:author="Igor Santiago" w:date="2022-06-09T01:18:00Z">
          <w:pPr>
            <w:ind w:left="720"/>
          </w:pPr>
        </w:pPrChange>
      </w:pPr>
    </w:p>
    <w:p w14:paraId="38BB06BA" w14:textId="5C5B06F1" w:rsidR="00341B5B" w:rsidDel="00FA4964" w:rsidRDefault="003E6BDD">
      <w:pPr>
        <w:rPr>
          <w:del w:id="1667" w:author="Igor Santiago" w:date="2022-06-09T01:16:00Z"/>
          <w:color w:val="0070C0"/>
        </w:rPr>
        <w:pPrChange w:id="1668" w:author="Igor Santiago" w:date="2022-06-09T01:18:00Z">
          <w:pPr>
            <w:ind w:left="720"/>
          </w:pPr>
        </w:pPrChange>
      </w:pPr>
      <w:del w:id="1669" w:author="Igor Santiago" w:date="2022-06-09T01:16:00Z">
        <w:r w:rsidDel="00FA4964">
          <w:rPr>
            <w:color w:val="0070C0"/>
          </w:rPr>
          <w:delText xml:space="preserve">Não se deve entregar serviços por serviços, a melhor opção é sempre entregar cortes transversais do backlog original que agreguem valor ao cliente. Por exemplo: </w:delText>
        </w:r>
      </w:del>
    </w:p>
    <w:p w14:paraId="79FDE994" w14:textId="2B2622FE" w:rsidR="00341B5B" w:rsidDel="00FA4964" w:rsidRDefault="00341B5B">
      <w:pPr>
        <w:rPr>
          <w:del w:id="1670" w:author="Igor Santiago" w:date="2022-06-09T01:16:00Z"/>
          <w:color w:val="0070C0"/>
        </w:rPr>
        <w:pPrChange w:id="1671" w:author="Igor Santiago" w:date="2022-06-09T01:18:00Z">
          <w:pPr>
            <w:ind w:left="720"/>
          </w:pPr>
        </w:pPrChange>
      </w:pPr>
    </w:p>
    <w:p w14:paraId="1CF6D512" w14:textId="71194323" w:rsidR="00341B5B" w:rsidRDefault="003E6BDD">
      <w:pPr>
        <w:rPr>
          <w:color w:val="0070C0"/>
        </w:rPr>
        <w:pPrChange w:id="1672" w:author="Igor Santiago" w:date="2022-06-09T01:18:00Z">
          <w:pPr>
            <w:ind w:left="720"/>
            <w:jc w:val="center"/>
          </w:pPr>
        </w:pPrChange>
      </w:pPr>
      <w:del w:id="1673" w:author="Igor Santiago" w:date="2022-06-09T01:16:00Z">
        <w:r w:rsidDel="00FA4964">
          <w:rPr>
            <w:noProof/>
          </w:rPr>
          <w:drawing>
            <wp:inline distT="0" distB="0" distL="0" distR="0" wp14:anchorId="108F7C4F" wp14:editId="6BA0A7C8">
              <wp:extent cx="2562225" cy="24479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562225" cy="2447925"/>
                      </a:xfrm>
                      <a:prstGeom prst="rect">
                        <a:avLst/>
                      </a:prstGeom>
                      <a:ln/>
                    </pic:spPr>
                  </pic:pic>
                </a:graphicData>
              </a:graphic>
            </wp:inline>
          </w:drawing>
        </w:r>
      </w:del>
    </w:p>
    <w:p w14:paraId="4458C238" w14:textId="1C2EE8D3" w:rsidR="00341B5B" w:rsidRPr="00A44348" w:rsidRDefault="003E6BDD">
      <w:pPr>
        <w:widowControl/>
        <w:pBdr>
          <w:top w:val="nil"/>
          <w:left w:val="nil"/>
          <w:bottom w:val="nil"/>
          <w:right w:val="nil"/>
          <w:between w:val="nil"/>
        </w:pBdr>
        <w:spacing w:line="240" w:lineRule="auto"/>
        <w:ind w:left="708"/>
        <w:jc w:val="center"/>
        <w:rPr>
          <w:sz w:val="18"/>
          <w:szCs w:val="18"/>
          <w:lang w:val="pt-BR"/>
          <w:rPrChange w:id="1674" w:author="Ines" w:date="2022-06-09T10:14:00Z">
            <w:rPr>
              <w:b/>
              <w:color w:val="0070C0"/>
            </w:rPr>
          </w:rPrChange>
        </w:rPr>
        <w:pPrChange w:id="1675" w:author="Igor Santiago" w:date="2022-06-09T01:17:00Z">
          <w:pPr>
            <w:widowControl/>
            <w:spacing w:line="240" w:lineRule="auto"/>
            <w:jc w:val="center"/>
          </w:pPr>
        </w:pPrChange>
      </w:pPr>
      <w:r w:rsidRPr="00A44348">
        <w:rPr>
          <w:sz w:val="18"/>
          <w:szCs w:val="18"/>
          <w:lang w:val="pt-BR"/>
          <w:rPrChange w:id="1676" w:author="Ines" w:date="2022-06-09T10:14:00Z">
            <w:rPr>
              <w:b/>
              <w:color w:val="0070C0"/>
            </w:rPr>
          </w:rPrChange>
        </w:rPr>
        <w:t>Figura 4: Sprint Backlog (formado pelas funcionalidades destacadas em amarelo)</w:t>
      </w:r>
    </w:p>
    <w:p w14:paraId="1C1FBE68" w14:textId="77777777" w:rsidR="00341B5B" w:rsidRPr="00A44348" w:rsidRDefault="00341B5B">
      <w:pPr>
        <w:ind w:left="720"/>
        <w:jc w:val="center"/>
        <w:rPr>
          <w:lang w:val="pt-BR"/>
          <w:rPrChange w:id="1677" w:author="Ines" w:date="2022-06-09T10:14:00Z">
            <w:rPr>
              <w:color w:val="0070C0"/>
            </w:rPr>
          </w:rPrChange>
        </w:rPr>
      </w:pPr>
    </w:p>
    <w:p w14:paraId="08D84A04" w14:textId="77777777" w:rsidR="00341B5B" w:rsidRPr="00A44348" w:rsidRDefault="00341B5B">
      <w:pPr>
        <w:ind w:left="720"/>
        <w:rPr>
          <w:lang w:val="pt-BR"/>
          <w:rPrChange w:id="1678" w:author="Ines" w:date="2022-06-09T10:14:00Z">
            <w:rPr/>
          </w:rPrChange>
        </w:rPr>
      </w:pPr>
    </w:p>
    <w:p w14:paraId="6C9C31B3" w14:textId="77777777" w:rsidR="00341B5B" w:rsidRPr="00A44348" w:rsidRDefault="003E6BDD">
      <w:pPr>
        <w:pStyle w:val="Ttulo2"/>
        <w:numPr>
          <w:ilvl w:val="1"/>
          <w:numId w:val="9"/>
        </w:numPr>
        <w:rPr>
          <w:color w:val="0070C0"/>
          <w:lang w:val="pt-BR"/>
          <w:rPrChange w:id="1679" w:author="Ines" w:date="2022-06-09T10:14:00Z">
            <w:rPr>
              <w:color w:val="0070C0"/>
            </w:rPr>
          </w:rPrChange>
        </w:rPr>
      </w:pPr>
      <w:bookmarkStart w:id="1680" w:name="_heading=h.1pxezwc" w:colFirst="0" w:colLast="0"/>
      <w:bookmarkEnd w:id="1680"/>
      <w:r w:rsidRPr="00A44348">
        <w:rPr>
          <w:color w:val="0070C0"/>
          <w:lang w:val="pt-BR"/>
          <w:rPrChange w:id="1681" w:author="Ines" w:date="2022-06-09T10:14:00Z">
            <w:rPr>
              <w:color w:val="0070C0"/>
            </w:rPr>
          </w:rPrChange>
        </w:rPr>
        <w:t>Requisito 1</w:t>
      </w:r>
      <w:r w:rsidRPr="00A44348">
        <w:rPr>
          <w:lang w:val="pt-BR"/>
          <w:rPrChange w:id="1682" w:author="Ines" w:date="2022-06-09T10:14:00Z">
            <w:rPr/>
          </w:rPrChange>
        </w:rPr>
        <w:t xml:space="preserve"> – </w:t>
      </w:r>
      <w:r w:rsidRPr="00A44348">
        <w:rPr>
          <w:color w:val="0070C0"/>
          <w:lang w:val="pt-BR"/>
          <w:rPrChange w:id="1683" w:author="Ines" w:date="2022-06-09T10:14:00Z">
            <w:rPr>
              <w:color w:val="0070C0"/>
            </w:rPr>
          </w:rPrChange>
        </w:rPr>
        <w:t>Amazenar e recuperar imagens de satélite</w:t>
      </w:r>
    </w:p>
    <w:p w14:paraId="3F2B8D59" w14:textId="77777777" w:rsidR="00341B5B" w:rsidRPr="00A44348" w:rsidRDefault="00341B5B">
      <w:pPr>
        <w:rPr>
          <w:color w:val="0070C0"/>
          <w:lang w:val="pt-BR"/>
          <w:rPrChange w:id="1684" w:author="Ines" w:date="2022-06-09T10:14:00Z">
            <w:rPr>
              <w:color w:val="0070C0"/>
            </w:rPr>
          </w:rPrChange>
        </w:rPr>
      </w:pPr>
    </w:p>
    <w:p w14:paraId="04DA69C6" w14:textId="77777777" w:rsidR="00341B5B" w:rsidRPr="00A44348" w:rsidRDefault="003E6BDD">
      <w:pPr>
        <w:widowControl/>
        <w:pBdr>
          <w:top w:val="nil"/>
          <w:left w:val="nil"/>
          <w:bottom w:val="nil"/>
          <w:right w:val="nil"/>
          <w:between w:val="nil"/>
        </w:pBdr>
        <w:spacing w:line="240" w:lineRule="auto"/>
        <w:ind w:left="708"/>
        <w:jc w:val="both"/>
        <w:rPr>
          <w:color w:val="000000"/>
          <w:lang w:val="pt-BR"/>
          <w:rPrChange w:id="1685" w:author="Ines" w:date="2022-06-09T10:14:00Z">
            <w:rPr>
              <w:color w:val="000000"/>
            </w:rPr>
          </w:rPrChange>
        </w:rPr>
      </w:pPr>
      <w:r w:rsidRPr="00A44348">
        <w:rPr>
          <w:color w:val="0070C0"/>
          <w:lang w:val="pt-BR"/>
          <w:rPrChange w:id="1686" w:author="Ines" w:date="2022-06-09T10:14:00Z">
            <w:rPr>
              <w:color w:val="0070C0"/>
            </w:rPr>
          </w:rPrChange>
        </w:rPr>
        <w:t>Descrição do requisito, prioridade relativa, nivel de dificuldade e critério de aceitacão</w:t>
      </w:r>
      <w:r w:rsidRPr="00A44348">
        <w:rPr>
          <w:color w:val="000000"/>
          <w:lang w:val="pt-BR"/>
          <w:rPrChange w:id="1687" w:author="Ines" w:date="2022-06-09T10:14:00Z">
            <w:rPr>
              <w:color w:val="000000"/>
            </w:rPr>
          </w:rPrChange>
        </w:rPr>
        <w:t>.</w:t>
      </w:r>
    </w:p>
    <w:p w14:paraId="4A188D9F" w14:textId="77777777" w:rsidR="00341B5B" w:rsidRPr="00A44348" w:rsidRDefault="00341B5B">
      <w:pPr>
        <w:widowControl/>
        <w:pBdr>
          <w:top w:val="nil"/>
          <w:left w:val="nil"/>
          <w:bottom w:val="nil"/>
          <w:right w:val="nil"/>
          <w:between w:val="nil"/>
        </w:pBdr>
        <w:spacing w:line="240" w:lineRule="auto"/>
        <w:ind w:left="708"/>
        <w:jc w:val="both"/>
        <w:rPr>
          <w:color w:val="000000"/>
          <w:lang w:val="pt-BR"/>
          <w:rPrChange w:id="1688" w:author="Ines" w:date="2022-06-09T10:14:00Z">
            <w:rPr>
              <w:color w:val="000000"/>
            </w:rPr>
          </w:rPrChange>
        </w:rPr>
      </w:pPr>
    </w:p>
    <w:p w14:paraId="2AFDEB8C" w14:textId="77777777" w:rsidR="00341B5B" w:rsidRPr="00A44348" w:rsidRDefault="003E6BDD">
      <w:pPr>
        <w:widowControl/>
        <w:pBdr>
          <w:top w:val="nil"/>
          <w:left w:val="nil"/>
          <w:bottom w:val="nil"/>
          <w:right w:val="nil"/>
          <w:between w:val="nil"/>
        </w:pBdr>
        <w:spacing w:line="240" w:lineRule="auto"/>
        <w:ind w:left="708"/>
        <w:jc w:val="both"/>
        <w:rPr>
          <w:color w:val="0070C0"/>
          <w:lang w:val="pt-BR"/>
          <w:rPrChange w:id="1689" w:author="Ines" w:date="2022-06-09T10:14:00Z">
            <w:rPr>
              <w:color w:val="0070C0"/>
            </w:rPr>
          </w:rPrChange>
        </w:rPr>
      </w:pPr>
      <w:r w:rsidRPr="00A44348">
        <w:rPr>
          <w:color w:val="0070C0"/>
          <w:lang w:val="pt-BR"/>
          <w:rPrChange w:id="1690" w:author="Ines" w:date="2022-06-09T10:14:00Z">
            <w:rPr>
              <w:color w:val="0070C0"/>
            </w:rPr>
          </w:rPrChange>
        </w:rPr>
        <w:t>O sistema deve ser capaz de armazenar e recuperar imagens de satelite em tabelas de bancos de dados relacionais.</w:t>
      </w:r>
    </w:p>
    <w:p w14:paraId="6A422B14" w14:textId="77777777" w:rsidR="00341B5B" w:rsidRPr="00A44348" w:rsidRDefault="003E6BDD">
      <w:pPr>
        <w:widowControl/>
        <w:pBdr>
          <w:top w:val="nil"/>
          <w:left w:val="nil"/>
          <w:bottom w:val="nil"/>
          <w:right w:val="nil"/>
          <w:between w:val="nil"/>
        </w:pBdr>
        <w:spacing w:line="240" w:lineRule="auto"/>
        <w:ind w:left="708"/>
        <w:jc w:val="both"/>
        <w:rPr>
          <w:color w:val="0070C0"/>
          <w:lang w:val="pt-BR"/>
          <w:rPrChange w:id="1691" w:author="Ines" w:date="2022-06-09T10:07:00Z">
            <w:rPr>
              <w:color w:val="0070C0"/>
            </w:rPr>
          </w:rPrChange>
        </w:rPr>
      </w:pPr>
      <w:r w:rsidRPr="00A44348">
        <w:rPr>
          <w:color w:val="0070C0"/>
          <w:lang w:val="pt-BR"/>
          <w:rPrChange w:id="1692" w:author="Ines" w:date="2022-06-09T10:07:00Z">
            <w:rPr>
              <w:color w:val="0070C0"/>
            </w:rPr>
          </w:rPrChange>
        </w:rPr>
        <w:t xml:space="preserve">Prioridade </w:t>
      </w:r>
      <w:r w:rsidRPr="00A44348">
        <w:rPr>
          <w:color w:val="0070C0"/>
          <w:lang w:val="pt-BR"/>
          <w:rPrChange w:id="1693" w:author="Ines" w:date="2022-06-09T10:07:00Z">
            <w:rPr>
              <w:color w:val="0070C0"/>
            </w:rPr>
          </w:rPrChange>
        </w:rPr>
        <w:tab/>
        <w:t>(X)  alta</w:t>
      </w:r>
      <w:r w:rsidRPr="00A44348">
        <w:rPr>
          <w:color w:val="0070C0"/>
          <w:lang w:val="pt-BR"/>
          <w:rPrChange w:id="1694" w:author="Ines" w:date="2022-06-09T10:07:00Z">
            <w:rPr>
              <w:color w:val="0070C0"/>
            </w:rPr>
          </w:rPrChange>
        </w:rPr>
        <w:tab/>
      </w:r>
      <w:r w:rsidRPr="00A44348">
        <w:rPr>
          <w:color w:val="0070C0"/>
          <w:lang w:val="pt-BR"/>
          <w:rPrChange w:id="1695" w:author="Ines" w:date="2022-06-09T10:07:00Z">
            <w:rPr>
              <w:color w:val="0070C0"/>
            </w:rPr>
          </w:rPrChange>
        </w:rPr>
        <w:tab/>
        <w:t>(  ) média</w:t>
      </w:r>
      <w:r w:rsidRPr="00A44348">
        <w:rPr>
          <w:color w:val="0070C0"/>
          <w:lang w:val="pt-BR"/>
          <w:rPrChange w:id="1696" w:author="Ines" w:date="2022-06-09T10:07:00Z">
            <w:rPr>
              <w:color w:val="0070C0"/>
            </w:rPr>
          </w:rPrChange>
        </w:rPr>
        <w:tab/>
        <w:t>(  ) baixa</w:t>
      </w:r>
    </w:p>
    <w:p w14:paraId="077B9A93" w14:textId="77777777" w:rsidR="00341B5B" w:rsidRPr="00A44348" w:rsidRDefault="003E6BDD">
      <w:pPr>
        <w:widowControl/>
        <w:pBdr>
          <w:top w:val="nil"/>
          <w:left w:val="nil"/>
          <w:bottom w:val="nil"/>
          <w:right w:val="nil"/>
          <w:between w:val="nil"/>
        </w:pBdr>
        <w:spacing w:line="240" w:lineRule="auto"/>
        <w:ind w:left="708"/>
        <w:jc w:val="both"/>
        <w:rPr>
          <w:color w:val="0070C0"/>
          <w:lang w:val="pt-BR"/>
          <w:rPrChange w:id="1697" w:author="Ines" w:date="2022-06-09T10:07:00Z">
            <w:rPr>
              <w:color w:val="0070C0"/>
            </w:rPr>
          </w:rPrChange>
        </w:rPr>
      </w:pPr>
      <w:r w:rsidRPr="00A44348">
        <w:rPr>
          <w:color w:val="0070C0"/>
          <w:lang w:val="pt-BR"/>
          <w:rPrChange w:id="1698" w:author="Ines" w:date="2022-06-09T10:07:00Z">
            <w:rPr>
              <w:color w:val="0070C0"/>
            </w:rPr>
          </w:rPrChange>
        </w:rPr>
        <w:t>Dificuldade</w:t>
      </w:r>
      <w:r w:rsidRPr="00A44348">
        <w:rPr>
          <w:color w:val="0070C0"/>
          <w:lang w:val="pt-BR"/>
          <w:rPrChange w:id="1699" w:author="Ines" w:date="2022-06-09T10:07:00Z">
            <w:rPr>
              <w:color w:val="0070C0"/>
            </w:rPr>
          </w:rPrChange>
        </w:rPr>
        <w:tab/>
        <w:t>(X)  alta</w:t>
      </w:r>
      <w:r w:rsidRPr="00A44348">
        <w:rPr>
          <w:color w:val="0070C0"/>
          <w:lang w:val="pt-BR"/>
          <w:rPrChange w:id="1700" w:author="Ines" w:date="2022-06-09T10:07:00Z">
            <w:rPr>
              <w:color w:val="0070C0"/>
            </w:rPr>
          </w:rPrChange>
        </w:rPr>
        <w:tab/>
      </w:r>
      <w:r w:rsidRPr="00A44348">
        <w:rPr>
          <w:color w:val="0070C0"/>
          <w:lang w:val="pt-BR"/>
          <w:rPrChange w:id="1701" w:author="Ines" w:date="2022-06-09T10:07:00Z">
            <w:rPr>
              <w:color w:val="0070C0"/>
            </w:rPr>
          </w:rPrChange>
        </w:rPr>
        <w:tab/>
        <w:t>(  ) média</w:t>
      </w:r>
      <w:r w:rsidRPr="00A44348">
        <w:rPr>
          <w:color w:val="0070C0"/>
          <w:lang w:val="pt-BR"/>
          <w:rPrChange w:id="1702" w:author="Ines" w:date="2022-06-09T10:07:00Z">
            <w:rPr>
              <w:color w:val="0070C0"/>
            </w:rPr>
          </w:rPrChange>
        </w:rPr>
        <w:tab/>
        <w:t>(  ) baixa</w:t>
      </w:r>
    </w:p>
    <w:p w14:paraId="2BE5B9FE" w14:textId="77777777" w:rsidR="00341B5B" w:rsidRPr="00A44348" w:rsidRDefault="00341B5B">
      <w:pPr>
        <w:widowControl/>
        <w:pBdr>
          <w:top w:val="nil"/>
          <w:left w:val="nil"/>
          <w:bottom w:val="nil"/>
          <w:right w:val="nil"/>
          <w:between w:val="nil"/>
        </w:pBdr>
        <w:spacing w:line="240" w:lineRule="auto"/>
        <w:jc w:val="both"/>
        <w:rPr>
          <w:color w:val="000000"/>
          <w:lang w:val="pt-BR"/>
          <w:rPrChange w:id="1703" w:author="Ines" w:date="2022-06-09T10:07:00Z">
            <w:rPr>
              <w:color w:val="000000"/>
            </w:rPr>
          </w:rPrChange>
        </w:rPr>
      </w:pPr>
    </w:p>
    <w:p w14:paraId="271D0EC8" w14:textId="77777777" w:rsidR="00341B5B" w:rsidRDefault="003E6BDD">
      <w:pPr>
        <w:pStyle w:val="Ttulo2"/>
        <w:numPr>
          <w:ilvl w:val="1"/>
          <w:numId w:val="9"/>
        </w:numPr>
        <w:rPr>
          <w:color w:val="0070C0"/>
        </w:rPr>
      </w:pPr>
      <w:bookmarkStart w:id="1704" w:name="_heading=h.49x2ik5" w:colFirst="0" w:colLast="0"/>
      <w:bookmarkEnd w:id="1704"/>
      <w:r>
        <w:rPr>
          <w:color w:val="0070C0"/>
        </w:rPr>
        <w:t>Requisito 2 – Visualizar imagens de satélite</w:t>
      </w:r>
    </w:p>
    <w:p w14:paraId="20CCC967" w14:textId="77777777" w:rsidR="00341B5B" w:rsidRDefault="00341B5B">
      <w:pPr>
        <w:rPr>
          <w:color w:val="0070C0"/>
        </w:rPr>
      </w:pPr>
    </w:p>
    <w:p w14:paraId="6B57377A" w14:textId="77777777" w:rsidR="00341B5B" w:rsidRPr="00A44348" w:rsidRDefault="003E6BDD">
      <w:pPr>
        <w:widowControl/>
        <w:pBdr>
          <w:top w:val="nil"/>
          <w:left w:val="nil"/>
          <w:bottom w:val="nil"/>
          <w:right w:val="nil"/>
          <w:between w:val="nil"/>
        </w:pBdr>
        <w:spacing w:line="240" w:lineRule="auto"/>
        <w:ind w:left="708"/>
        <w:jc w:val="both"/>
        <w:rPr>
          <w:color w:val="0070C0"/>
          <w:lang w:val="pt-BR"/>
          <w:rPrChange w:id="1705" w:author="Ines" w:date="2022-06-09T10:14:00Z">
            <w:rPr>
              <w:color w:val="0070C0"/>
            </w:rPr>
          </w:rPrChange>
        </w:rPr>
      </w:pPr>
      <w:r w:rsidRPr="00A44348">
        <w:rPr>
          <w:color w:val="0070C0"/>
          <w:lang w:val="pt-BR"/>
          <w:rPrChange w:id="1706" w:author="Ines" w:date="2022-06-09T10:14:00Z">
            <w:rPr>
              <w:color w:val="0070C0"/>
            </w:rPr>
          </w:rPrChange>
        </w:rPr>
        <w:t>Descrição do requisito, prioridade relativa, nivel de dificuldade e critério de aceitacão.</w:t>
      </w:r>
    </w:p>
    <w:p w14:paraId="0BF832F8" w14:textId="77777777" w:rsidR="00341B5B" w:rsidRPr="00A44348" w:rsidRDefault="00341B5B">
      <w:pPr>
        <w:widowControl/>
        <w:pBdr>
          <w:top w:val="nil"/>
          <w:left w:val="nil"/>
          <w:bottom w:val="nil"/>
          <w:right w:val="nil"/>
          <w:between w:val="nil"/>
        </w:pBdr>
        <w:spacing w:line="240" w:lineRule="auto"/>
        <w:ind w:left="708"/>
        <w:jc w:val="both"/>
        <w:rPr>
          <w:color w:val="0070C0"/>
          <w:lang w:val="pt-BR"/>
          <w:rPrChange w:id="1707" w:author="Ines" w:date="2022-06-09T10:14:00Z">
            <w:rPr>
              <w:color w:val="0070C0"/>
            </w:rPr>
          </w:rPrChange>
        </w:rPr>
      </w:pPr>
    </w:p>
    <w:p w14:paraId="4BC7FA15" w14:textId="77777777" w:rsidR="00341B5B" w:rsidRPr="00A44348" w:rsidRDefault="003E6BDD">
      <w:pPr>
        <w:widowControl/>
        <w:pBdr>
          <w:top w:val="nil"/>
          <w:left w:val="nil"/>
          <w:bottom w:val="nil"/>
          <w:right w:val="nil"/>
          <w:between w:val="nil"/>
        </w:pBdr>
        <w:spacing w:line="240" w:lineRule="auto"/>
        <w:ind w:left="708"/>
        <w:jc w:val="both"/>
        <w:rPr>
          <w:color w:val="0070C0"/>
          <w:lang w:val="pt-BR"/>
          <w:rPrChange w:id="1708" w:author="Ines" w:date="2022-06-09T10:07:00Z">
            <w:rPr>
              <w:color w:val="0070C0"/>
            </w:rPr>
          </w:rPrChange>
        </w:rPr>
      </w:pPr>
      <w:r w:rsidRPr="00A44348">
        <w:rPr>
          <w:color w:val="0070C0"/>
          <w:lang w:val="pt-BR"/>
          <w:rPrChange w:id="1709" w:author="Ines" w:date="2022-06-09T10:07:00Z">
            <w:rPr>
              <w:color w:val="0070C0"/>
            </w:rPr>
          </w:rPrChange>
        </w:rPr>
        <w:t>O sistema deve exibir as imagens de satélite armzenadas em banco em uma janela redimensionavel e permitir que o usuário navegue sobre ela. A imagem pode ser bem maior que a janela.</w:t>
      </w:r>
    </w:p>
    <w:p w14:paraId="51D1D4FD" w14:textId="77777777" w:rsidR="00341B5B" w:rsidRPr="00A44348" w:rsidRDefault="003E6BDD">
      <w:pPr>
        <w:widowControl/>
        <w:pBdr>
          <w:top w:val="nil"/>
          <w:left w:val="nil"/>
          <w:bottom w:val="nil"/>
          <w:right w:val="nil"/>
          <w:between w:val="nil"/>
        </w:pBdr>
        <w:spacing w:line="240" w:lineRule="auto"/>
        <w:ind w:left="708"/>
        <w:jc w:val="both"/>
        <w:rPr>
          <w:color w:val="0070C0"/>
          <w:lang w:val="pt-BR"/>
          <w:rPrChange w:id="1710" w:author="Ines" w:date="2022-06-09T10:07:00Z">
            <w:rPr>
              <w:color w:val="0070C0"/>
            </w:rPr>
          </w:rPrChange>
        </w:rPr>
      </w:pPr>
      <w:r w:rsidRPr="00A44348">
        <w:rPr>
          <w:color w:val="0070C0"/>
          <w:lang w:val="pt-BR"/>
          <w:rPrChange w:id="1711" w:author="Ines" w:date="2022-06-09T10:07:00Z">
            <w:rPr>
              <w:color w:val="0070C0"/>
            </w:rPr>
          </w:rPrChange>
        </w:rPr>
        <w:t xml:space="preserve">Prioridade </w:t>
      </w:r>
      <w:r w:rsidRPr="00A44348">
        <w:rPr>
          <w:color w:val="0070C0"/>
          <w:lang w:val="pt-BR"/>
          <w:rPrChange w:id="1712" w:author="Ines" w:date="2022-06-09T10:07:00Z">
            <w:rPr>
              <w:color w:val="0070C0"/>
            </w:rPr>
          </w:rPrChange>
        </w:rPr>
        <w:tab/>
        <w:t>(X)  alta</w:t>
      </w:r>
      <w:r w:rsidRPr="00A44348">
        <w:rPr>
          <w:color w:val="0070C0"/>
          <w:lang w:val="pt-BR"/>
          <w:rPrChange w:id="1713" w:author="Ines" w:date="2022-06-09T10:07:00Z">
            <w:rPr>
              <w:color w:val="0070C0"/>
            </w:rPr>
          </w:rPrChange>
        </w:rPr>
        <w:tab/>
      </w:r>
      <w:r w:rsidRPr="00A44348">
        <w:rPr>
          <w:color w:val="0070C0"/>
          <w:lang w:val="pt-BR"/>
          <w:rPrChange w:id="1714" w:author="Ines" w:date="2022-06-09T10:07:00Z">
            <w:rPr>
              <w:color w:val="0070C0"/>
            </w:rPr>
          </w:rPrChange>
        </w:rPr>
        <w:tab/>
        <w:t>(  ) média</w:t>
      </w:r>
      <w:r w:rsidRPr="00A44348">
        <w:rPr>
          <w:color w:val="0070C0"/>
          <w:lang w:val="pt-BR"/>
          <w:rPrChange w:id="1715" w:author="Ines" w:date="2022-06-09T10:07:00Z">
            <w:rPr>
              <w:color w:val="0070C0"/>
            </w:rPr>
          </w:rPrChange>
        </w:rPr>
        <w:tab/>
        <w:t>(  ) baixa</w:t>
      </w:r>
    </w:p>
    <w:p w14:paraId="79E4D42F" w14:textId="77777777" w:rsidR="00341B5B" w:rsidRDefault="003E6BDD">
      <w:pPr>
        <w:widowControl/>
        <w:pBdr>
          <w:top w:val="nil"/>
          <w:left w:val="nil"/>
          <w:bottom w:val="nil"/>
          <w:right w:val="nil"/>
          <w:between w:val="nil"/>
        </w:pBdr>
        <w:spacing w:line="240" w:lineRule="auto"/>
        <w:ind w:left="708"/>
        <w:jc w:val="both"/>
        <w:rPr>
          <w:color w:val="0070C0"/>
        </w:rPr>
      </w:pPr>
      <w:r>
        <w:rPr>
          <w:color w:val="0070C0"/>
        </w:rPr>
        <w:lastRenderedPageBreak/>
        <w:t>Dificuldade</w:t>
      </w:r>
      <w:r>
        <w:rPr>
          <w:color w:val="0070C0"/>
        </w:rPr>
        <w:tab/>
        <w:t>(  )  alta</w:t>
      </w:r>
      <w:r>
        <w:rPr>
          <w:color w:val="0070C0"/>
        </w:rPr>
        <w:tab/>
      </w:r>
      <w:r>
        <w:rPr>
          <w:color w:val="0070C0"/>
        </w:rPr>
        <w:tab/>
        <w:t>( X) média</w:t>
      </w:r>
      <w:r>
        <w:rPr>
          <w:color w:val="0070C0"/>
        </w:rPr>
        <w:tab/>
        <w:t>(  ) baixa</w:t>
      </w:r>
    </w:p>
    <w:p w14:paraId="5AAD0CF4" w14:textId="77777777" w:rsidR="00341B5B" w:rsidRDefault="00341B5B">
      <w:pPr>
        <w:widowControl/>
        <w:pBdr>
          <w:top w:val="nil"/>
          <w:left w:val="nil"/>
          <w:bottom w:val="nil"/>
          <w:right w:val="nil"/>
          <w:between w:val="nil"/>
        </w:pBdr>
        <w:spacing w:line="240" w:lineRule="auto"/>
        <w:ind w:left="1344" w:hanging="360"/>
        <w:jc w:val="both"/>
        <w:rPr>
          <w:rFonts w:ascii="Arial" w:eastAsia="Arial" w:hAnsi="Arial" w:cs="Arial"/>
          <w:color w:val="000000"/>
        </w:rPr>
      </w:pPr>
    </w:p>
    <w:p w14:paraId="3BD6CC79" w14:textId="77777777" w:rsidR="00341B5B" w:rsidRDefault="003E6BDD">
      <w:pPr>
        <w:pStyle w:val="Ttulo1"/>
        <w:widowControl/>
        <w:numPr>
          <w:ilvl w:val="0"/>
          <w:numId w:val="9"/>
        </w:numPr>
      </w:pPr>
      <w:bookmarkStart w:id="1716" w:name="_heading=h.2p2csry" w:colFirst="0" w:colLast="0"/>
      <w:bookmarkEnd w:id="1716"/>
      <w:r>
        <w:t>Requisitos Não Funcionais</w:t>
      </w:r>
    </w:p>
    <w:p w14:paraId="3A6F2403" w14:textId="7E9544E0" w:rsidR="00341B5B" w:rsidDel="00084B10" w:rsidRDefault="00341B5B">
      <w:pPr>
        <w:rPr>
          <w:del w:id="1717" w:author="Ines" w:date="2022-06-09T10:41:00Z"/>
        </w:rPr>
      </w:pPr>
    </w:p>
    <w:p w14:paraId="54C549B3" w14:textId="35DA9D72" w:rsidR="00341B5B" w:rsidRPr="00A44348" w:rsidDel="00084B10" w:rsidRDefault="003E6BDD">
      <w:pPr>
        <w:widowControl/>
        <w:pBdr>
          <w:top w:val="nil"/>
          <w:left w:val="nil"/>
          <w:bottom w:val="nil"/>
          <w:right w:val="nil"/>
          <w:between w:val="nil"/>
        </w:pBdr>
        <w:spacing w:line="240" w:lineRule="auto"/>
        <w:ind w:left="708"/>
        <w:jc w:val="both"/>
        <w:rPr>
          <w:del w:id="1718" w:author="Ines" w:date="2022-06-09T10:41:00Z"/>
          <w:color w:val="000000"/>
          <w:lang w:val="pt-BR"/>
          <w:rPrChange w:id="1719" w:author="Ines" w:date="2022-06-09T10:14:00Z">
            <w:rPr>
              <w:del w:id="1720" w:author="Ines" w:date="2022-06-09T10:41:00Z"/>
              <w:color w:val="000000"/>
            </w:rPr>
          </w:rPrChange>
        </w:rPr>
      </w:pPr>
      <w:del w:id="1721" w:author="Ines" w:date="2022-06-09T10:41:00Z">
        <w:r w:rsidRPr="00A44348" w:rsidDel="00084B10">
          <w:rPr>
            <w:color w:val="000000"/>
            <w:lang w:val="pt-BR"/>
            <w:rPrChange w:id="1722" w:author="Ines" w:date="2022-06-09T10:14:00Z">
              <w:rPr>
                <w:color w:val="000000"/>
              </w:rPr>
            </w:rPrChange>
          </w:rPr>
          <w:delText>Descreve-se aqui os requisito não funcionais do sistema.</w:delText>
        </w:r>
      </w:del>
    </w:p>
    <w:p w14:paraId="2FA9443A" w14:textId="1ED6F4E2" w:rsidR="00341B5B" w:rsidRPr="00A44348" w:rsidDel="00084B10" w:rsidRDefault="00341B5B">
      <w:pPr>
        <w:widowControl/>
        <w:pBdr>
          <w:top w:val="nil"/>
          <w:left w:val="nil"/>
          <w:bottom w:val="nil"/>
          <w:right w:val="nil"/>
          <w:between w:val="nil"/>
        </w:pBdr>
        <w:spacing w:line="240" w:lineRule="auto"/>
        <w:ind w:left="708"/>
        <w:jc w:val="both"/>
        <w:rPr>
          <w:del w:id="1723" w:author="Ines" w:date="2022-06-09T10:41:00Z"/>
          <w:color w:val="000000"/>
          <w:lang w:val="pt-BR"/>
          <w:rPrChange w:id="1724" w:author="Ines" w:date="2022-06-09T10:14:00Z">
            <w:rPr>
              <w:del w:id="1725" w:author="Ines" w:date="2022-06-09T10:41:00Z"/>
              <w:color w:val="000000"/>
            </w:rPr>
          </w:rPrChange>
        </w:rPr>
      </w:pPr>
    </w:p>
    <w:p w14:paraId="0BAB23A4" w14:textId="777BC3BE" w:rsidR="00341B5B" w:rsidRPr="00A44348" w:rsidDel="00084B10" w:rsidRDefault="003E6BDD">
      <w:pPr>
        <w:widowControl/>
        <w:pBdr>
          <w:top w:val="nil"/>
          <w:left w:val="nil"/>
          <w:bottom w:val="nil"/>
          <w:right w:val="nil"/>
          <w:between w:val="nil"/>
        </w:pBdr>
        <w:spacing w:line="240" w:lineRule="auto"/>
        <w:ind w:left="708"/>
        <w:jc w:val="both"/>
        <w:rPr>
          <w:del w:id="1726" w:author="Ines" w:date="2022-06-09T10:41:00Z"/>
          <w:rFonts w:ascii="Arial" w:eastAsia="Arial" w:hAnsi="Arial" w:cs="Arial"/>
          <w:color w:val="0070C0"/>
          <w:lang w:val="pt-BR"/>
          <w:rPrChange w:id="1727" w:author="Ines" w:date="2022-06-09T10:14:00Z">
            <w:rPr>
              <w:del w:id="1728" w:author="Ines" w:date="2022-06-09T10:41:00Z"/>
              <w:rFonts w:ascii="Arial" w:eastAsia="Arial" w:hAnsi="Arial" w:cs="Arial"/>
              <w:color w:val="0070C0"/>
            </w:rPr>
          </w:rPrChange>
        </w:rPr>
      </w:pPr>
      <w:del w:id="1729" w:author="Ines" w:date="2022-06-09T10:41:00Z">
        <w:r w:rsidRPr="00A44348" w:rsidDel="00084B10">
          <w:rPr>
            <w:color w:val="0070C0"/>
            <w:lang w:val="pt-BR"/>
            <w:rPrChange w:id="1730" w:author="Ines" w:date="2022-06-09T10:14:00Z">
              <w:rPr>
                <w:color w:val="0070C0"/>
              </w:rPr>
            </w:rPrChange>
          </w:rPr>
          <w:delText>Os requisitos não funcionais, em geral, estabelecem o nível de qualidade que os requisitos funcionais devem atender, ou condicionam e ambientam tais requisitos. Eles definem, por exemplo, critérios de usabilidade, portabilidade e desempenho que devem ser satisfeitos pelos requisitos funcionais.</w:delText>
        </w:r>
      </w:del>
    </w:p>
    <w:p w14:paraId="3F82F164" w14:textId="77777777" w:rsidR="00341B5B" w:rsidRPr="00A44348" w:rsidRDefault="00341B5B">
      <w:pPr>
        <w:rPr>
          <w:lang w:val="pt-BR"/>
          <w:rPrChange w:id="1731" w:author="Ines" w:date="2022-06-09T10:14:00Z">
            <w:rPr/>
          </w:rPrChange>
        </w:rPr>
      </w:pPr>
    </w:p>
    <w:p w14:paraId="1D73669E" w14:textId="77777777" w:rsidR="00341B5B" w:rsidRDefault="003E6BDD">
      <w:pPr>
        <w:pStyle w:val="Ttulo2"/>
        <w:numPr>
          <w:ilvl w:val="1"/>
          <w:numId w:val="9"/>
        </w:numPr>
      </w:pPr>
      <w:bookmarkStart w:id="1732" w:name="_heading=h.147n2zr" w:colFirst="0" w:colLast="0"/>
      <w:bookmarkEnd w:id="1732"/>
      <w:r>
        <w:t>Usabilidade</w:t>
      </w:r>
    </w:p>
    <w:p w14:paraId="6F347457" w14:textId="54C4348C" w:rsidR="00341B5B" w:rsidRPr="00A44348" w:rsidDel="002938FD" w:rsidRDefault="003E6BDD">
      <w:pPr>
        <w:pBdr>
          <w:top w:val="nil"/>
          <w:left w:val="nil"/>
          <w:bottom w:val="nil"/>
          <w:right w:val="nil"/>
          <w:between w:val="nil"/>
        </w:pBdr>
        <w:spacing w:line="240" w:lineRule="auto"/>
        <w:ind w:left="720"/>
        <w:jc w:val="both"/>
        <w:rPr>
          <w:del w:id="1733" w:author="Ines" w:date="2022-06-09T10:15:00Z"/>
          <w:i/>
          <w:color w:val="0000FF"/>
          <w:u w:val="single"/>
          <w:lang w:val="pt-BR"/>
          <w:rPrChange w:id="1734" w:author="Ines" w:date="2022-06-09T10:14:00Z">
            <w:rPr>
              <w:del w:id="1735" w:author="Ines" w:date="2022-06-09T10:15:00Z"/>
              <w:i/>
              <w:color w:val="0000FF"/>
              <w:u w:val="single"/>
            </w:rPr>
          </w:rPrChange>
        </w:rPr>
      </w:pPr>
      <w:del w:id="1736" w:author="Ines" w:date="2022-06-09T10:15:00Z">
        <w:r w:rsidRPr="00A44348" w:rsidDel="002938FD">
          <w:rPr>
            <w:color w:val="000000"/>
            <w:lang w:val="pt-BR"/>
            <w:rPrChange w:id="1737" w:author="Ines" w:date="2022-06-09T10:14:00Z">
              <w:rPr>
                <w:color w:val="000000"/>
              </w:rPr>
            </w:rPrChange>
          </w:rPr>
          <w:delText>São os requisitos que definem as facilidades de uso do sistema, o nível de consistência dos dados apresentados e de documentação.</w:delText>
        </w:r>
      </w:del>
    </w:p>
    <w:p w14:paraId="4A602F9B" w14:textId="77777777" w:rsidR="00341B5B" w:rsidRPr="00A44348" w:rsidRDefault="00341B5B">
      <w:pPr>
        <w:widowControl/>
        <w:pBdr>
          <w:top w:val="nil"/>
          <w:left w:val="nil"/>
          <w:bottom w:val="nil"/>
          <w:right w:val="nil"/>
          <w:between w:val="nil"/>
        </w:pBdr>
        <w:spacing w:line="240" w:lineRule="auto"/>
        <w:jc w:val="both"/>
        <w:rPr>
          <w:color w:val="000000"/>
          <w:lang w:val="pt-BR"/>
          <w:rPrChange w:id="1738" w:author="Ines" w:date="2022-06-09T10:14:00Z">
            <w:rPr>
              <w:color w:val="000000"/>
            </w:rPr>
          </w:rPrChange>
        </w:rPr>
      </w:pPr>
    </w:p>
    <w:p w14:paraId="670F2CD7" w14:textId="643797C3" w:rsidR="00341B5B" w:rsidRPr="006C64B9" w:rsidRDefault="00CA27E7">
      <w:pPr>
        <w:widowControl/>
        <w:numPr>
          <w:ilvl w:val="0"/>
          <w:numId w:val="10"/>
        </w:numPr>
        <w:pBdr>
          <w:top w:val="nil"/>
          <w:left w:val="nil"/>
          <w:bottom w:val="nil"/>
          <w:right w:val="nil"/>
          <w:between w:val="nil"/>
        </w:pBdr>
        <w:spacing w:line="240" w:lineRule="auto"/>
        <w:jc w:val="both"/>
        <w:rPr>
          <w:color w:val="0070C0"/>
          <w:lang w:val="pt-BR"/>
          <w:rPrChange w:id="1739" w:author="Ines" w:date="2022-06-09T10:15:00Z">
            <w:rPr>
              <w:color w:val="0070C0"/>
            </w:rPr>
          </w:rPrChange>
        </w:rPr>
      </w:pPr>
      <w:ins w:id="1740" w:author="Ines" w:date="2022-06-09T10:16:00Z">
        <w:r>
          <w:rPr>
            <w:color w:val="000000" w:themeColor="text1"/>
            <w:lang w:val="pt-BR" w:eastAsia="pt-BR"/>
          </w:rPr>
          <w:t>C</w:t>
        </w:r>
        <w:r w:rsidRPr="00CA27E7">
          <w:rPr>
            <w:color w:val="000000" w:themeColor="text1"/>
            <w:lang w:val="pt-BR" w:eastAsia="pt-BR"/>
            <w:rPrChange w:id="1741" w:author="Ines" w:date="2022-06-09T10:16:00Z">
              <w:rPr>
                <w:color w:val="000000" w:themeColor="text1"/>
                <w:lang w:eastAsia="pt-BR"/>
              </w:rPr>
            </w:rPrChange>
          </w:rPr>
          <w:t>onformidade com padrões – O sistema segue devidamente uma padronização de formas e layouts, trazendo assim uma experiência mais familiar em sua utilização ao longo do tempo.</w:t>
        </w:r>
      </w:ins>
      <w:del w:id="1742" w:author="Ines" w:date="2022-06-09T10:16:00Z">
        <w:r w:rsidR="003E6BDD" w:rsidRPr="00A44348" w:rsidDel="006C64B9">
          <w:rPr>
            <w:b/>
            <w:color w:val="0070C0"/>
            <w:lang w:val="pt-BR"/>
            <w:rPrChange w:id="1743" w:author="Ines" w:date="2022-06-09T10:14:00Z">
              <w:rPr>
                <w:b/>
                <w:color w:val="0070C0"/>
              </w:rPr>
            </w:rPrChange>
          </w:rPr>
          <w:delText>Conformidade com padrões</w:delText>
        </w:r>
        <w:r w:rsidR="003E6BDD" w:rsidRPr="00A44348" w:rsidDel="006C64B9">
          <w:rPr>
            <w:color w:val="0070C0"/>
            <w:lang w:val="pt-BR"/>
            <w:rPrChange w:id="1744" w:author="Ines" w:date="2022-06-09T10:14:00Z">
              <w:rPr>
                <w:color w:val="0070C0"/>
              </w:rPr>
            </w:rPrChange>
          </w:rPr>
          <w:delText xml:space="preserve"> – O sistema deve seguir o padrão XYZ – Qualidade de Serviços de Informação na empresa AB</w:delText>
        </w:r>
        <w:r w:rsidR="003E6BDD" w:rsidRPr="00A44348" w:rsidDel="006C64B9">
          <w:rPr>
            <w:b/>
            <w:color w:val="0070C0"/>
            <w:lang w:val="pt-BR"/>
            <w:rPrChange w:id="1745" w:author="Ines" w:date="2022-06-09T10:14:00Z">
              <w:rPr>
                <w:b/>
                <w:color w:val="0070C0"/>
              </w:rPr>
            </w:rPrChange>
          </w:rPr>
          <w:delText>C</w:delText>
        </w:r>
        <w:r w:rsidR="003E6BDD" w:rsidRPr="00A44348" w:rsidDel="006C64B9">
          <w:rPr>
            <w:color w:val="0070C0"/>
            <w:lang w:val="pt-BR"/>
            <w:rPrChange w:id="1746" w:author="Ines" w:date="2022-06-09T10:14:00Z">
              <w:rPr>
                <w:color w:val="0070C0"/>
              </w:rPr>
            </w:rPrChange>
          </w:rPr>
          <w:delText xml:space="preserve"> e, quando necessário, o RUP – Rational Unified Process. </w:delText>
        </w:r>
        <w:r w:rsidR="003E6BDD" w:rsidRPr="006C64B9" w:rsidDel="006C64B9">
          <w:rPr>
            <w:color w:val="0070C0"/>
            <w:lang w:val="pt-BR"/>
            <w:rPrChange w:id="1747" w:author="Ines" w:date="2022-06-09T10:15:00Z">
              <w:rPr>
                <w:color w:val="0070C0"/>
              </w:rPr>
            </w:rPrChange>
          </w:rPr>
          <w:delText>Estes padrões podem ser adaptados.</w:delText>
        </w:r>
      </w:del>
    </w:p>
    <w:p w14:paraId="4C3824A6" w14:textId="6BEBD48C" w:rsidR="00341B5B" w:rsidRPr="00581DE6" w:rsidDel="00581DE6" w:rsidRDefault="00581DE6">
      <w:pPr>
        <w:widowControl/>
        <w:numPr>
          <w:ilvl w:val="0"/>
          <w:numId w:val="10"/>
        </w:numPr>
        <w:pBdr>
          <w:top w:val="nil"/>
          <w:left w:val="nil"/>
          <w:bottom w:val="nil"/>
          <w:right w:val="nil"/>
          <w:between w:val="nil"/>
        </w:pBdr>
        <w:spacing w:line="240" w:lineRule="auto"/>
        <w:jc w:val="both"/>
        <w:rPr>
          <w:del w:id="1748" w:author="Ines" w:date="2022-06-09T10:17:00Z"/>
          <w:color w:val="0070C0"/>
          <w:lang w:val="pt-BR"/>
          <w:rPrChange w:id="1749" w:author="Ines" w:date="2022-06-09T10:17:00Z">
            <w:rPr>
              <w:del w:id="1750" w:author="Ines" w:date="2022-06-09T10:17:00Z"/>
              <w:color w:val="000000" w:themeColor="text1"/>
              <w:lang w:val="pt-BR" w:eastAsia="pt-BR"/>
            </w:rPr>
          </w:rPrChange>
        </w:rPr>
      </w:pPr>
      <w:ins w:id="1751" w:author="Ines" w:date="2022-06-09T10:17:00Z">
        <w:r w:rsidRPr="00581DE6">
          <w:rPr>
            <w:color w:val="000000" w:themeColor="text1"/>
            <w:lang w:val="pt-BR" w:eastAsia="pt-BR"/>
            <w:rPrChange w:id="1752" w:author="Ines" w:date="2022-06-09T10:17:00Z">
              <w:rPr>
                <w:color w:val="000000" w:themeColor="text1"/>
                <w:lang w:eastAsia="pt-BR"/>
              </w:rPr>
            </w:rPrChange>
          </w:rPr>
          <w:t>Affordance – Todas as formas, ícones e signos do sistema são intuitivos e se relacionam com suas funcionalidades.</w:t>
        </w:r>
      </w:ins>
      <w:del w:id="1753" w:author="Ines" w:date="2022-06-09T10:17:00Z">
        <w:r w:rsidR="003E6BDD" w:rsidRPr="00A44348" w:rsidDel="00581DE6">
          <w:rPr>
            <w:b/>
            <w:color w:val="0070C0"/>
            <w:lang w:val="pt-BR"/>
            <w:rPrChange w:id="1754" w:author="Ines" w:date="2022-06-09T10:14:00Z">
              <w:rPr>
                <w:b/>
                <w:color w:val="0070C0"/>
              </w:rPr>
            </w:rPrChange>
          </w:rPr>
          <w:delText>Nível de habilidade do usuário</w:delText>
        </w:r>
        <w:r w:rsidR="003E6BDD" w:rsidRPr="00A44348" w:rsidDel="00581DE6">
          <w:rPr>
            <w:color w:val="0070C0"/>
            <w:lang w:val="pt-BR"/>
            <w:rPrChange w:id="1755" w:author="Ines" w:date="2022-06-09T10:14:00Z">
              <w:rPr>
                <w:color w:val="0070C0"/>
              </w:rPr>
            </w:rPrChange>
          </w:rPr>
          <w:delText xml:space="preserve"> – O sistema deve atender desde ... até os funcionários da empresa AB</w:delText>
        </w:r>
        <w:r w:rsidR="003E6BDD" w:rsidRPr="00A44348" w:rsidDel="00581DE6">
          <w:rPr>
            <w:b/>
            <w:color w:val="0070C0"/>
            <w:lang w:val="pt-BR"/>
            <w:rPrChange w:id="1756" w:author="Ines" w:date="2022-06-09T10:14:00Z">
              <w:rPr>
                <w:b/>
                <w:color w:val="0070C0"/>
              </w:rPr>
            </w:rPrChange>
          </w:rPr>
          <w:delText>C</w:delText>
        </w:r>
        <w:r w:rsidR="003E6BDD" w:rsidRPr="00A44348" w:rsidDel="00581DE6">
          <w:rPr>
            <w:color w:val="0070C0"/>
            <w:lang w:val="pt-BR"/>
            <w:rPrChange w:id="1757" w:author="Ines" w:date="2022-06-09T10:14:00Z">
              <w:rPr>
                <w:color w:val="0070C0"/>
              </w:rPr>
            </w:rPrChange>
          </w:rPr>
          <w:delText>,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delText>
        </w:r>
      </w:del>
    </w:p>
    <w:p w14:paraId="5145F3D2" w14:textId="77777777" w:rsidR="00581DE6" w:rsidRPr="00A44348" w:rsidRDefault="00581DE6">
      <w:pPr>
        <w:widowControl/>
        <w:numPr>
          <w:ilvl w:val="0"/>
          <w:numId w:val="10"/>
        </w:numPr>
        <w:pBdr>
          <w:top w:val="nil"/>
          <w:left w:val="nil"/>
          <w:bottom w:val="nil"/>
          <w:right w:val="nil"/>
          <w:between w:val="nil"/>
        </w:pBdr>
        <w:spacing w:line="240" w:lineRule="auto"/>
        <w:jc w:val="both"/>
        <w:rPr>
          <w:ins w:id="1758" w:author="Ines" w:date="2022-06-09T10:17:00Z"/>
          <w:color w:val="0070C0"/>
          <w:lang w:val="pt-BR"/>
          <w:rPrChange w:id="1759" w:author="Ines" w:date="2022-06-09T10:14:00Z">
            <w:rPr>
              <w:ins w:id="1760" w:author="Ines" w:date="2022-06-09T10:17:00Z"/>
              <w:color w:val="0070C0"/>
            </w:rPr>
          </w:rPrChange>
        </w:rPr>
      </w:pPr>
    </w:p>
    <w:p w14:paraId="20E2C767" w14:textId="255A58EF" w:rsidR="00341B5B" w:rsidRPr="00F23BE1" w:rsidDel="00F23BE1" w:rsidRDefault="00F23BE1">
      <w:pPr>
        <w:widowControl/>
        <w:numPr>
          <w:ilvl w:val="0"/>
          <w:numId w:val="10"/>
        </w:numPr>
        <w:pBdr>
          <w:top w:val="nil"/>
          <w:left w:val="nil"/>
          <w:bottom w:val="nil"/>
          <w:right w:val="nil"/>
          <w:between w:val="nil"/>
        </w:pBdr>
        <w:spacing w:line="240" w:lineRule="auto"/>
        <w:jc w:val="both"/>
        <w:rPr>
          <w:del w:id="1761" w:author="Ines" w:date="2022-06-09T10:17:00Z"/>
          <w:color w:val="0070C0"/>
          <w:lang w:val="pt-BR"/>
          <w:rPrChange w:id="1762" w:author="Ines" w:date="2022-06-09T10:17:00Z">
            <w:rPr>
              <w:del w:id="1763" w:author="Ines" w:date="2022-06-09T10:17:00Z"/>
              <w:color w:val="000000" w:themeColor="text1"/>
              <w:lang w:val="pt-BR" w:eastAsia="pt-BR"/>
            </w:rPr>
          </w:rPrChange>
        </w:rPr>
      </w:pPr>
      <w:ins w:id="1764" w:author="Ines" w:date="2022-06-09T10:17:00Z">
        <w:r w:rsidRPr="00F23BE1">
          <w:rPr>
            <w:color w:val="000000" w:themeColor="text1"/>
            <w:lang w:val="pt-BR" w:eastAsia="pt-BR"/>
            <w:rPrChange w:id="1765" w:author="Ines" w:date="2022-06-09T10:17:00Z">
              <w:rPr>
                <w:color w:val="000000" w:themeColor="text1"/>
                <w:lang w:eastAsia="pt-BR"/>
              </w:rPr>
            </w:rPrChange>
          </w:rPr>
          <w:t>Comunicabilidade – A interface comunica com o usuário a lógica do design, permitindo que o usuário tire um melhor proveito do sistema por meio de sua simplicidade e clareza na disposição de itens na tela.</w:t>
        </w:r>
      </w:ins>
      <w:del w:id="1766" w:author="Ines" w:date="2022-06-09T10:17:00Z">
        <w:r w:rsidR="003E6BDD" w:rsidRPr="00A44348" w:rsidDel="00F23BE1">
          <w:rPr>
            <w:b/>
            <w:color w:val="0070C0"/>
            <w:lang w:val="pt-BR"/>
            <w:rPrChange w:id="1767" w:author="Ines" w:date="2022-06-09T10:14:00Z">
              <w:rPr>
                <w:b/>
                <w:color w:val="0070C0"/>
              </w:rPr>
            </w:rPrChange>
          </w:rPr>
          <w:delText>Presença de ferramentas de auxílio</w:delText>
        </w:r>
        <w:r w:rsidR="003E6BDD" w:rsidRPr="00A44348" w:rsidDel="00F23BE1">
          <w:rPr>
            <w:color w:val="0070C0"/>
            <w:lang w:val="pt-BR"/>
            <w:rPrChange w:id="1768" w:author="Ines" w:date="2022-06-09T10:14:00Z">
              <w:rPr>
                <w:color w:val="0070C0"/>
              </w:rPr>
            </w:rPrChange>
          </w:rPr>
          <w:delText xml:space="preserve"> – O sistema deve prover ao usuário helps on-line, menus, tool tips, enfim, documentação com o intuito de auxiliar em sua utilização.</w:delText>
        </w:r>
      </w:del>
    </w:p>
    <w:p w14:paraId="1612A24B" w14:textId="77777777" w:rsidR="00F23BE1" w:rsidRPr="00A44348" w:rsidRDefault="00F23BE1">
      <w:pPr>
        <w:widowControl/>
        <w:numPr>
          <w:ilvl w:val="0"/>
          <w:numId w:val="10"/>
        </w:numPr>
        <w:pBdr>
          <w:top w:val="nil"/>
          <w:left w:val="nil"/>
          <w:bottom w:val="nil"/>
          <w:right w:val="nil"/>
          <w:between w:val="nil"/>
        </w:pBdr>
        <w:spacing w:line="240" w:lineRule="auto"/>
        <w:jc w:val="both"/>
        <w:rPr>
          <w:ins w:id="1769" w:author="Ines" w:date="2022-06-09T10:17:00Z"/>
          <w:color w:val="0070C0"/>
          <w:lang w:val="pt-BR"/>
          <w:rPrChange w:id="1770" w:author="Ines" w:date="2022-06-09T10:14:00Z">
            <w:rPr>
              <w:ins w:id="1771" w:author="Ines" w:date="2022-06-09T10:17:00Z"/>
              <w:color w:val="0070C0"/>
            </w:rPr>
          </w:rPrChange>
        </w:rPr>
      </w:pPr>
    </w:p>
    <w:p w14:paraId="37087EC1" w14:textId="5DFDE319" w:rsidR="00341B5B" w:rsidRPr="00054A03" w:rsidDel="00054A03" w:rsidRDefault="00054A03">
      <w:pPr>
        <w:widowControl/>
        <w:numPr>
          <w:ilvl w:val="0"/>
          <w:numId w:val="10"/>
        </w:numPr>
        <w:pBdr>
          <w:top w:val="nil"/>
          <w:left w:val="nil"/>
          <w:bottom w:val="nil"/>
          <w:right w:val="nil"/>
          <w:between w:val="nil"/>
        </w:pBdr>
        <w:spacing w:line="240" w:lineRule="auto"/>
        <w:jc w:val="both"/>
        <w:rPr>
          <w:del w:id="1772" w:author="Ines" w:date="2022-06-09T10:17:00Z"/>
          <w:color w:val="0070C0"/>
          <w:lang w:val="pt-BR"/>
          <w:rPrChange w:id="1773" w:author="Ines" w:date="2022-06-09T10:17:00Z">
            <w:rPr>
              <w:del w:id="1774" w:author="Ines" w:date="2022-06-09T10:17:00Z"/>
              <w:color w:val="000000" w:themeColor="text1"/>
              <w:lang w:val="pt-BR" w:eastAsia="pt-BR"/>
            </w:rPr>
          </w:rPrChange>
        </w:rPr>
      </w:pPr>
      <w:ins w:id="1775" w:author="Ines" w:date="2022-06-09T10:17:00Z">
        <w:r w:rsidRPr="00054A03">
          <w:rPr>
            <w:color w:val="000000" w:themeColor="text1"/>
            <w:lang w:val="pt-BR" w:eastAsia="pt-BR"/>
            <w:rPrChange w:id="1776" w:author="Ines" w:date="2022-06-09T10:17:00Z">
              <w:rPr>
                <w:color w:val="000000" w:themeColor="text1"/>
                <w:lang w:eastAsia="pt-BR"/>
              </w:rPr>
            </w:rPrChange>
          </w:rPr>
          <w:t>Acessibilidade – Permite que o usuário interaja com o sistema de forma fluída sem demais obstáculos na realização das etapas desejadas.</w:t>
        </w:r>
      </w:ins>
      <w:del w:id="1777" w:author="Ines" w:date="2022-06-09T10:17:00Z">
        <w:r w:rsidR="003E6BDD" w:rsidRPr="00A44348" w:rsidDel="00054A03">
          <w:rPr>
            <w:b/>
            <w:color w:val="0070C0"/>
            <w:lang w:val="pt-BR"/>
            <w:rPrChange w:id="1778" w:author="Ines" w:date="2022-06-09T10:14:00Z">
              <w:rPr>
                <w:b/>
                <w:color w:val="0070C0"/>
              </w:rPr>
            </w:rPrChange>
          </w:rPr>
          <w:delText>Treinamento</w:delText>
        </w:r>
        <w:r w:rsidR="003E6BDD" w:rsidRPr="00A44348" w:rsidDel="00054A03">
          <w:rPr>
            <w:color w:val="0070C0"/>
            <w:lang w:val="pt-BR"/>
            <w:rPrChange w:id="1779" w:author="Ines" w:date="2022-06-09T10:14:00Z">
              <w:rPr>
                <w:color w:val="0070C0"/>
              </w:rPr>
            </w:rPrChange>
          </w:rPr>
          <w:delText xml:space="preserve"> – Haverá necessidade de treinamento para usuários com variados níveis de habilidade, desde ... até analistas, supervisores e gerentes de risco da empresa AB</w:delText>
        </w:r>
        <w:r w:rsidR="003E6BDD" w:rsidRPr="00A44348" w:rsidDel="00054A03">
          <w:rPr>
            <w:b/>
            <w:color w:val="0070C0"/>
            <w:lang w:val="pt-BR"/>
            <w:rPrChange w:id="1780" w:author="Ines" w:date="2022-06-09T10:14:00Z">
              <w:rPr>
                <w:b/>
                <w:color w:val="0070C0"/>
              </w:rPr>
            </w:rPrChange>
          </w:rPr>
          <w:delText>C</w:delText>
        </w:r>
        <w:r w:rsidR="003E6BDD" w:rsidRPr="00A44348" w:rsidDel="00054A03">
          <w:rPr>
            <w:color w:val="0070C0"/>
            <w:lang w:val="pt-BR"/>
            <w:rPrChange w:id="1781" w:author="Ines" w:date="2022-06-09T10:14:00Z">
              <w:rPr>
                <w:color w:val="0070C0"/>
              </w:rPr>
            </w:rPrChange>
          </w:rPr>
          <w:delText>. Assim, haverá necessidade de treinamento para os variados níveis, que serão identificados na próxima fase.</w:delText>
        </w:r>
      </w:del>
    </w:p>
    <w:p w14:paraId="6FFE21E7" w14:textId="77777777" w:rsidR="00054A03" w:rsidRPr="00A44348" w:rsidRDefault="00054A03">
      <w:pPr>
        <w:widowControl/>
        <w:numPr>
          <w:ilvl w:val="0"/>
          <w:numId w:val="10"/>
        </w:numPr>
        <w:pBdr>
          <w:top w:val="nil"/>
          <w:left w:val="nil"/>
          <w:bottom w:val="nil"/>
          <w:right w:val="nil"/>
          <w:between w:val="nil"/>
        </w:pBdr>
        <w:spacing w:line="240" w:lineRule="auto"/>
        <w:jc w:val="both"/>
        <w:rPr>
          <w:ins w:id="1782" w:author="Ines" w:date="2022-06-09T10:17:00Z"/>
          <w:color w:val="0070C0"/>
          <w:lang w:val="pt-BR"/>
          <w:rPrChange w:id="1783" w:author="Ines" w:date="2022-06-09T10:14:00Z">
            <w:rPr>
              <w:ins w:id="1784" w:author="Ines" w:date="2022-06-09T10:17:00Z"/>
              <w:color w:val="0070C0"/>
            </w:rPr>
          </w:rPrChange>
        </w:rPr>
      </w:pPr>
    </w:p>
    <w:p w14:paraId="10012D15" w14:textId="3E545AE5" w:rsidR="00F16341" w:rsidRDefault="00F16341" w:rsidP="00F16341">
      <w:pPr>
        <w:pStyle w:val="PSDS-CorpodeTexto"/>
        <w:numPr>
          <w:ilvl w:val="0"/>
          <w:numId w:val="10"/>
        </w:numPr>
        <w:jc w:val="both"/>
        <w:rPr>
          <w:ins w:id="1785" w:author="Ines" w:date="2022-06-09T10:17:00Z"/>
          <w:rFonts w:ascii="Times New Roman" w:hAnsi="Times New Roman"/>
          <w:color w:val="000000" w:themeColor="text1"/>
        </w:rPr>
      </w:pPr>
      <w:ins w:id="1786" w:author="Ines" w:date="2022-06-09T10:17:00Z">
        <w:r w:rsidRPr="00632578">
          <w:rPr>
            <w:rFonts w:ascii="Times New Roman" w:hAnsi="Times New Roman"/>
            <w:color w:val="000000" w:themeColor="text1"/>
          </w:rPr>
          <w:t>Nível de habilidade do usuário – O sistema deve atender desde novos funcionários até funcionários seniores da empresa Cuide-se,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t>
        </w:r>
      </w:ins>
    </w:p>
    <w:p w14:paraId="452FE785" w14:textId="3E2F3A22" w:rsidR="00F16341" w:rsidRPr="00E53578" w:rsidRDefault="00E53578" w:rsidP="00E53578">
      <w:pPr>
        <w:pStyle w:val="PSDS-CorpodeTexto"/>
        <w:numPr>
          <w:ilvl w:val="0"/>
          <w:numId w:val="10"/>
        </w:numPr>
        <w:jc w:val="both"/>
        <w:rPr>
          <w:ins w:id="1787" w:author="Ines" w:date="2022-06-09T10:17:00Z"/>
          <w:color w:val="000000" w:themeColor="text1"/>
          <w:rPrChange w:id="1788" w:author="Ines" w:date="2022-06-09T10:17:00Z">
            <w:rPr>
              <w:ins w:id="1789" w:author="Ines" w:date="2022-06-09T10:17:00Z"/>
              <w:rFonts w:ascii="Times New Roman" w:hAnsi="Times New Roman"/>
              <w:color w:val="000000" w:themeColor="text1"/>
            </w:rPr>
          </w:rPrChange>
        </w:rPr>
        <w:pPrChange w:id="1790" w:author="Ines" w:date="2022-06-09T10:17:00Z">
          <w:pPr>
            <w:pStyle w:val="PSDS-CorpodeTexto"/>
            <w:numPr>
              <w:numId w:val="10"/>
            </w:numPr>
            <w:ind w:left="1428" w:hanging="360"/>
            <w:jc w:val="both"/>
          </w:pPr>
        </w:pPrChange>
      </w:pPr>
      <w:ins w:id="1791" w:author="Ines" w:date="2022-06-09T10:17:00Z">
        <w:r w:rsidRPr="00632578">
          <w:rPr>
            <w:rFonts w:ascii="Times New Roman" w:hAnsi="Times New Roman"/>
            <w:color w:val="000000" w:themeColor="text1"/>
          </w:rPr>
          <w:t>Treinamento – Haverá necessidade de um treinamento básico para usuários com variados níveis de habilidades, desde funcionários novatos até funcionários seniores.</w:t>
        </w:r>
      </w:ins>
    </w:p>
    <w:p w14:paraId="5BF37EC3" w14:textId="06C35E31" w:rsidR="00341B5B" w:rsidRPr="00A44348" w:rsidDel="00F16341" w:rsidRDefault="003E6BDD" w:rsidP="00F16341">
      <w:pPr>
        <w:widowControl/>
        <w:numPr>
          <w:ilvl w:val="0"/>
          <w:numId w:val="10"/>
        </w:numPr>
        <w:pBdr>
          <w:top w:val="nil"/>
          <w:left w:val="nil"/>
          <w:bottom w:val="nil"/>
          <w:right w:val="nil"/>
          <w:between w:val="nil"/>
        </w:pBdr>
        <w:spacing w:line="240" w:lineRule="auto"/>
        <w:ind w:left="0"/>
        <w:jc w:val="both"/>
        <w:rPr>
          <w:del w:id="1792" w:author="Ines" w:date="2022-06-09T10:17:00Z"/>
          <w:color w:val="0070C0"/>
          <w:lang w:val="pt-BR"/>
          <w:rPrChange w:id="1793" w:author="Ines" w:date="2022-06-09T10:14:00Z">
            <w:rPr>
              <w:del w:id="1794" w:author="Ines" w:date="2022-06-09T10:17:00Z"/>
              <w:color w:val="0070C0"/>
            </w:rPr>
          </w:rPrChange>
        </w:rPr>
        <w:pPrChange w:id="1795" w:author="Ines" w:date="2022-06-09T10:17:00Z">
          <w:pPr>
            <w:widowControl/>
            <w:numPr>
              <w:numId w:val="10"/>
            </w:numPr>
            <w:pBdr>
              <w:top w:val="nil"/>
              <w:left w:val="nil"/>
              <w:bottom w:val="nil"/>
              <w:right w:val="nil"/>
              <w:between w:val="nil"/>
            </w:pBdr>
            <w:spacing w:line="240" w:lineRule="auto"/>
            <w:ind w:left="1428" w:hanging="360"/>
            <w:jc w:val="both"/>
          </w:pPr>
        </w:pPrChange>
      </w:pPr>
      <w:del w:id="1796" w:author="Ines" w:date="2022-06-09T10:17:00Z">
        <w:r w:rsidRPr="00A44348" w:rsidDel="00F16341">
          <w:rPr>
            <w:b/>
            <w:color w:val="0070C0"/>
            <w:lang w:val="pt-BR"/>
            <w:rPrChange w:id="1797" w:author="Ines" w:date="2022-06-09T10:14:00Z">
              <w:rPr>
                <w:b/>
                <w:color w:val="0070C0"/>
              </w:rPr>
            </w:rPrChange>
          </w:rPr>
          <w:delText>Dicas para o Usuário</w:delText>
        </w:r>
        <w:r w:rsidRPr="00A44348" w:rsidDel="00F16341">
          <w:rPr>
            <w:color w:val="0070C0"/>
            <w:lang w:val="pt-BR"/>
            <w:rPrChange w:id="1798" w:author="Ines" w:date="2022-06-09T10:14:00Z">
              <w:rPr>
                <w:color w:val="0070C0"/>
              </w:rPr>
            </w:rPrChange>
          </w:rPr>
          <w:delText xml:space="preserve"> – O sistema deve fornecer orientações a respeito do significado de cada campo apresentado na tela, visando auxiliar seu preenchimento ou utilização.</w:delText>
        </w:r>
      </w:del>
    </w:p>
    <w:p w14:paraId="2752F813" w14:textId="77777777" w:rsidR="00341B5B" w:rsidRPr="00A44348" w:rsidRDefault="00341B5B" w:rsidP="00F16341">
      <w:pPr>
        <w:rPr>
          <w:lang w:val="pt-BR"/>
          <w:rPrChange w:id="1799" w:author="Ines" w:date="2022-06-09T10:14:00Z">
            <w:rPr/>
          </w:rPrChange>
        </w:rPr>
        <w:pPrChange w:id="1800" w:author="Ines" w:date="2022-06-09T10:17:00Z">
          <w:pPr/>
        </w:pPrChange>
      </w:pPr>
    </w:p>
    <w:p w14:paraId="3503C6B2" w14:textId="710F9A09" w:rsidR="00341B5B" w:rsidDel="00E53578" w:rsidRDefault="003E6BDD">
      <w:pPr>
        <w:pStyle w:val="Ttulo2"/>
        <w:numPr>
          <w:ilvl w:val="1"/>
          <w:numId w:val="9"/>
        </w:numPr>
        <w:rPr>
          <w:del w:id="1801" w:author="Ines" w:date="2022-06-09T10:17:00Z"/>
        </w:rPr>
      </w:pPr>
      <w:bookmarkStart w:id="1802" w:name="_heading=h.3o7alnk" w:colFirst="0" w:colLast="0"/>
      <w:bookmarkEnd w:id="1802"/>
      <w:r>
        <w:t>Confiabilidade</w:t>
      </w:r>
      <w:ins w:id="1803" w:author="Ines" w:date="2022-06-09T10:41:00Z">
        <w:r w:rsidR="00084B10">
          <w:br/>
        </w:r>
      </w:ins>
    </w:p>
    <w:p w14:paraId="6CEA73AD" w14:textId="7C82D5D6" w:rsidR="00341B5B" w:rsidRPr="00E53578" w:rsidDel="00E53578" w:rsidRDefault="003E6BDD" w:rsidP="00E53578">
      <w:pPr>
        <w:pStyle w:val="Ttulo2"/>
        <w:numPr>
          <w:ilvl w:val="1"/>
          <w:numId w:val="9"/>
        </w:numPr>
        <w:rPr>
          <w:del w:id="1804" w:author="Ines" w:date="2022-06-09T10:17:00Z"/>
          <w:color w:val="000000"/>
          <w:lang w:val="pt-BR"/>
          <w:rPrChange w:id="1805" w:author="Ines" w:date="2022-06-09T10:17:00Z">
            <w:rPr>
              <w:del w:id="1806" w:author="Ines" w:date="2022-06-09T10:17:00Z"/>
              <w:color w:val="000000"/>
            </w:rPr>
          </w:rPrChange>
        </w:rPr>
        <w:pPrChange w:id="1807" w:author="Ines" w:date="2022-06-09T10:17:00Z">
          <w:pPr>
            <w:widowControl/>
            <w:pBdr>
              <w:top w:val="nil"/>
              <w:left w:val="nil"/>
              <w:bottom w:val="nil"/>
              <w:right w:val="nil"/>
              <w:between w:val="nil"/>
            </w:pBdr>
            <w:spacing w:line="240" w:lineRule="auto"/>
            <w:ind w:left="708"/>
            <w:jc w:val="both"/>
          </w:pPr>
        </w:pPrChange>
      </w:pPr>
      <w:del w:id="1808" w:author="Ines" w:date="2022-06-09T10:17:00Z">
        <w:r w:rsidRPr="00E53578" w:rsidDel="00E53578">
          <w:rPr>
            <w:color w:val="000000"/>
            <w:lang w:val="pt-BR"/>
            <w:rPrChange w:id="1809" w:author="Ines" w:date="2022-06-09T10:17:00Z">
              <w:rPr>
                <w:color w:val="000000"/>
              </w:rPr>
            </w:rPrChange>
          </w:rPr>
          <w:delText>São os requisitos que definem a confiabilidade do sistema. Englobam aspectos como previsibilidade, acurácia de resultados, tolerância a falhas, recuperabilidade, dentre outros.</w:delText>
        </w:r>
      </w:del>
    </w:p>
    <w:p w14:paraId="7964ABF4" w14:textId="77777777" w:rsidR="00341B5B" w:rsidRPr="00A44348" w:rsidRDefault="00341B5B" w:rsidP="00E53578">
      <w:pPr>
        <w:pStyle w:val="Ttulo2"/>
        <w:numPr>
          <w:ilvl w:val="1"/>
          <w:numId w:val="9"/>
        </w:numPr>
        <w:rPr>
          <w:lang w:val="pt-BR"/>
          <w:rPrChange w:id="1810" w:author="Ines" w:date="2022-06-09T10:14:00Z">
            <w:rPr>
              <w:color w:val="000000"/>
            </w:rPr>
          </w:rPrChange>
        </w:rPr>
        <w:pPrChange w:id="1811" w:author="Ines" w:date="2022-06-09T10:17:00Z">
          <w:pPr>
            <w:widowControl/>
            <w:pBdr>
              <w:top w:val="nil"/>
              <w:left w:val="nil"/>
              <w:bottom w:val="nil"/>
              <w:right w:val="nil"/>
              <w:between w:val="nil"/>
            </w:pBdr>
            <w:spacing w:line="240" w:lineRule="auto"/>
            <w:ind w:left="624"/>
            <w:jc w:val="both"/>
          </w:pPr>
        </w:pPrChange>
      </w:pPr>
    </w:p>
    <w:p w14:paraId="2625B670" w14:textId="23C752F3" w:rsidR="00341B5B" w:rsidRPr="0073792F" w:rsidDel="0073792F" w:rsidRDefault="0073792F">
      <w:pPr>
        <w:widowControl/>
        <w:numPr>
          <w:ilvl w:val="0"/>
          <w:numId w:val="1"/>
        </w:numPr>
        <w:pBdr>
          <w:top w:val="nil"/>
          <w:left w:val="nil"/>
          <w:bottom w:val="nil"/>
          <w:right w:val="nil"/>
          <w:between w:val="nil"/>
        </w:pBdr>
        <w:spacing w:line="240" w:lineRule="auto"/>
        <w:jc w:val="both"/>
        <w:rPr>
          <w:del w:id="1812" w:author="Ines" w:date="2022-06-09T10:18:00Z"/>
          <w:color w:val="0070C0"/>
          <w:lang w:val="pt-BR"/>
          <w:rPrChange w:id="1813" w:author="Ines" w:date="2022-06-09T10:18:00Z">
            <w:rPr>
              <w:del w:id="1814" w:author="Ines" w:date="2022-06-09T10:18:00Z"/>
              <w:color w:val="000000" w:themeColor="text1"/>
              <w:lang w:val="pt-BR" w:eastAsia="pt-BR"/>
            </w:rPr>
          </w:rPrChange>
        </w:rPr>
      </w:pPr>
      <w:ins w:id="1815" w:author="Ines" w:date="2022-06-09T10:18:00Z">
        <w:r w:rsidRPr="0073792F">
          <w:rPr>
            <w:b/>
            <w:bCs/>
            <w:color w:val="000000" w:themeColor="text1"/>
            <w:lang w:val="pt-BR" w:eastAsia="pt-BR"/>
            <w:rPrChange w:id="1816" w:author="Ines" w:date="2022-06-09T10:18:00Z">
              <w:rPr>
                <w:b/>
                <w:bCs/>
                <w:color w:val="000000" w:themeColor="text1"/>
                <w:lang w:eastAsia="pt-BR"/>
              </w:rPr>
            </w:rPrChange>
          </w:rPr>
          <w:t>Integridade dos dados</w:t>
        </w:r>
        <w:r w:rsidRPr="0073792F">
          <w:rPr>
            <w:color w:val="000000" w:themeColor="text1"/>
            <w:lang w:val="pt-BR" w:eastAsia="pt-BR"/>
            <w:rPrChange w:id="1817" w:author="Ines" w:date="2022-06-09T10:18:00Z">
              <w:rPr>
                <w:color w:val="000000" w:themeColor="text1"/>
                <w:lang w:eastAsia="pt-BR"/>
              </w:rPr>
            </w:rPrChange>
          </w:rPr>
          <w:t xml:space="preserve"> - O sistema deve manter a integridade dos dados residentes em um banco de dados, assim sendo necessário mantê-lo com integridade.</w:t>
        </w:r>
      </w:ins>
      <w:del w:id="1818" w:author="Ines" w:date="2022-06-09T10:18:00Z">
        <w:r w:rsidR="003E6BDD" w:rsidRPr="00A44348" w:rsidDel="0073792F">
          <w:rPr>
            <w:b/>
            <w:color w:val="0070C0"/>
            <w:lang w:val="pt-BR"/>
            <w:rPrChange w:id="1819" w:author="Ines" w:date="2022-06-09T10:07:00Z">
              <w:rPr>
                <w:b/>
                <w:color w:val="0070C0"/>
              </w:rPr>
            </w:rPrChange>
          </w:rPr>
          <w:delText>Integridade dos dados</w:delText>
        </w:r>
        <w:r w:rsidR="003E6BDD" w:rsidRPr="00A44348" w:rsidDel="0073792F">
          <w:rPr>
            <w:color w:val="0070C0"/>
            <w:lang w:val="pt-BR"/>
            <w:rPrChange w:id="1820" w:author="Ines" w:date="2022-06-09T10:07:00Z">
              <w:rPr>
                <w:color w:val="0070C0"/>
              </w:rPr>
            </w:rPrChange>
          </w:rPr>
          <w:delText xml:space="preserve"> – O sistema deve manter a integridade dos dados residentes nas estações servidoras e também nas aplicações clientes para cadastros que são realizados off-line e depois transmitidos em lotes para as estações servidoras. </w:delText>
        </w:r>
        <w:r w:rsidR="003E6BDD" w:rsidRPr="00A44348" w:rsidDel="0073792F">
          <w:rPr>
            <w:color w:val="0070C0"/>
            <w:lang w:val="pt-BR"/>
            <w:rPrChange w:id="1821" w:author="Ines" w:date="2022-06-09T10:14:00Z">
              <w:rPr>
                <w:color w:val="0070C0"/>
              </w:rPr>
            </w:rPrChange>
          </w:rPr>
          <w:delText>Assim, é necessário manter, com integridade, as bases de dados centrais (estações servidoras) e locais (aplicações cliente).</w:delText>
        </w:r>
      </w:del>
    </w:p>
    <w:p w14:paraId="30C6025B" w14:textId="77777777" w:rsidR="0073792F" w:rsidRPr="00A44348" w:rsidRDefault="0073792F">
      <w:pPr>
        <w:widowControl/>
        <w:numPr>
          <w:ilvl w:val="0"/>
          <w:numId w:val="1"/>
        </w:numPr>
        <w:pBdr>
          <w:top w:val="nil"/>
          <w:left w:val="nil"/>
          <w:bottom w:val="nil"/>
          <w:right w:val="nil"/>
          <w:between w:val="nil"/>
        </w:pBdr>
        <w:spacing w:line="240" w:lineRule="auto"/>
        <w:jc w:val="both"/>
        <w:rPr>
          <w:ins w:id="1822" w:author="Ines" w:date="2022-06-09T10:18:00Z"/>
          <w:color w:val="0070C0"/>
          <w:lang w:val="pt-BR"/>
          <w:rPrChange w:id="1823" w:author="Ines" w:date="2022-06-09T10:14:00Z">
            <w:rPr>
              <w:ins w:id="1824" w:author="Ines" w:date="2022-06-09T10:18:00Z"/>
              <w:color w:val="0070C0"/>
            </w:rPr>
          </w:rPrChange>
        </w:rPr>
      </w:pPr>
    </w:p>
    <w:p w14:paraId="0FD4B7D7" w14:textId="1C8F383C" w:rsidR="00341B5B" w:rsidRPr="00BC1ECE" w:rsidDel="00BC1ECE" w:rsidRDefault="00BC1ECE">
      <w:pPr>
        <w:widowControl/>
        <w:numPr>
          <w:ilvl w:val="0"/>
          <w:numId w:val="1"/>
        </w:numPr>
        <w:pBdr>
          <w:top w:val="nil"/>
          <w:left w:val="nil"/>
          <w:bottom w:val="nil"/>
          <w:right w:val="nil"/>
          <w:between w:val="nil"/>
        </w:pBdr>
        <w:spacing w:line="240" w:lineRule="auto"/>
        <w:jc w:val="both"/>
        <w:rPr>
          <w:del w:id="1825" w:author="Ines" w:date="2022-06-09T10:18:00Z"/>
          <w:color w:val="0070C0"/>
          <w:lang w:val="pt-BR"/>
          <w:rPrChange w:id="1826" w:author="Ines" w:date="2022-06-09T10:18:00Z">
            <w:rPr>
              <w:del w:id="1827" w:author="Ines" w:date="2022-06-09T10:18:00Z"/>
              <w:color w:val="000000" w:themeColor="text1"/>
              <w:lang w:val="pt-BR" w:eastAsia="pt-BR"/>
            </w:rPr>
          </w:rPrChange>
        </w:rPr>
      </w:pPr>
      <w:ins w:id="1828" w:author="Ines" w:date="2022-06-09T10:18:00Z">
        <w:r w:rsidRPr="00BC1ECE">
          <w:rPr>
            <w:b/>
            <w:bCs/>
            <w:color w:val="000000" w:themeColor="text1"/>
            <w:lang w:val="pt-BR" w:eastAsia="pt-BR"/>
            <w:rPrChange w:id="1829" w:author="Ines" w:date="2022-06-09T10:18:00Z">
              <w:rPr>
                <w:b/>
                <w:bCs/>
                <w:color w:val="000000" w:themeColor="text1"/>
                <w:lang w:eastAsia="pt-BR"/>
              </w:rPr>
            </w:rPrChange>
          </w:rPr>
          <w:t>Performance</w:t>
        </w:r>
        <w:r w:rsidRPr="00BC1ECE">
          <w:rPr>
            <w:color w:val="000000" w:themeColor="text1"/>
            <w:lang w:val="pt-BR" w:eastAsia="pt-BR"/>
            <w:rPrChange w:id="1830" w:author="Ines" w:date="2022-06-09T10:18:00Z">
              <w:rPr>
                <w:color w:val="000000" w:themeColor="text1"/>
                <w:lang w:eastAsia="pt-BR"/>
              </w:rPr>
            </w:rPrChange>
          </w:rPr>
          <w:t xml:space="preserve"> – O sistema contará com uma boa performance devido a forma que foi projetado, constituído por códigos limpos, otimizados, evitando repetições e declarações desnecessárias.</w:t>
        </w:r>
      </w:ins>
      <w:del w:id="1831" w:author="Ines" w:date="2022-06-09T10:18:00Z">
        <w:r w:rsidR="003E6BDD" w:rsidRPr="00A44348" w:rsidDel="00BC1ECE">
          <w:rPr>
            <w:b/>
            <w:color w:val="0070C0"/>
            <w:lang w:val="pt-BR"/>
            <w:rPrChange w:id="1832" w:author="Ines" w:date="2022-06-09T10:14:00Z">
              <w:rPr>
                <w:b/>
                <w:color w:val="0070C0"/>
              </w:rPr>
            </w:rPrChange>
          </w:rPr>
          <w:delText>Controle de redundância</w:delText>
        </w:r>
        <w:r w:rsidR="003E6BDD" w:rsidRPr="00A44348" w:rsidDel="00BC1ECE">
          <w:rPr>
            <w:color w:val="0070C0"/>
            <w:lang w:val="pt-BR"/>
            <w:rPrChange w:id="1833" w:author="Ines" w:date="2022-06-09T10:14:00Z">
              <w:rPr>
                <w:color w:val="0070C0"/>
              </w:rPr>
            </w:rPrChange>
          </w:rPr>
          <w:delText xml:space="preserve"> – O sistema deve possuir controle de redundância dos dados, uma vez que muitas informações estarão duplicadas nas estações servidoras e nas aplicações clientes. Visa-se desta forma, manter as bases de dados das estações servidoras e as bases de dados das aplicações clientes atualizadas e sincronizadas.</w:delText>
        </w:r>
      </w:del>
    </w:p>
    <w:p w14:paraId="3D6D23DF" w14:textId="77777777" w:rsidR="00BC1ECE" w:rsidRPr="00A44348" w:rsidRDefault="00BC1ECE">
      <w:pPr>
        <w:widowControl/>
        <w:numPr>
          <w:ilvl w:val="0"/>
          <w:numId w:val="1"/>
        </w:numPr>
        <w:pBdr>
          <w:top w:val="nil"/>
          <w:left w:val="nil"/>
          <w:bottom w:val="nil"/>
          <w:right w:val="nil"/>
          <w:between w:val="nil"/>
        </w:pBdr>
        <w:spacing w:line="240" w:lineRule="auto"/>
        <w:jc w:val="both"/>
        <w:rPr>
          <w:ins w:id="1834" w:author="Ines" w:date="2022-06-09T10:18:00Z"/>
          <w:color w:val="0070C0"/>
          <w:lang w:val="pt-BR"/>
          <w:rPrChange w:id="1835" w:author="Ines" w:date="2022-06-09T10:14:00Z">
            <w:rPr>
              <w:ins w:id="1836" w:author="Ines" w:date="2022-06-09T10:18:00Z"/>
              <w:color w:val="0070C0"/>
            </w:rPr>
          </w:rPrChange>
        </w:rPr>
      </w:pPr>
    </w:p>
    <w:p w14:paraId="6E9D5BB7" w14:textId="34BE4630" w:rsidR="00341B5B" w:rsidRPr="00983CF7" w:rsidDel="00983CF7" w:rsidRDefault="00983CF7">
      <w:pPr>
        <w:widowControl/>
        <w:numPr>
          <w:ilvl w:val="0"/>
          <w:numId w:val="1"/>
        </w:numPr>
        <w:pBdr>
          <w:top w:val="nil"/>
          <w:left w:val="nil"/>
          <w:bottom w:val="nil"/>
          <w:right w:val="nil"/>
          <w:between w:val="nil"/>
        </w:pBdr>
        <w:spacing w:line="240" w:lineRule="auto"/>
        <w:jc w:val="both"/>
        <w:rPr>
          <w:del w:id="1837" w:author="Ines" w:date="2022-06-09T10:18:00Z"/>
          <w:color w:val="0070C0"/>
          <w:lang w:val="pt-BR"/>
          <w:rPrChange w:id="1838" w:author="Ines" w:date="2022-06-09T10:18:00Z">
            <w:rPr>
              <w:del w:id="1839" w:author="Ines" w:date="2022-06-09T10:18:00Z"/>
              <w:color w:val="000000" w:themeColor="text1"/>
              <w:lang w:eastAsia="pt-BR"/>
            </w:rPr>
          </w:rPrChange>
        </w:rPr>
      </w:pPr>
      <w:ins w:id="1840" w:author="Ines" w:date="2022-06-09T10:18:00Z">
        <w:r w:rsidRPr="00983CF7">
          <w:rPr>
            <w:b/>
            <w:bCs/>
            <w:color w:val="000000" w:themeColor="text1"/>
            <w:lang w:val="pt-BR" w:eastAsia="pt-BR"/>
            <w:rPrChange w:id="1841" w:author="Ines" w:date="2022-06-09T10:18:00Z">
              <w:rPr>
                <w:b/>
                <w:bCs/>
                <w:color w:val="000000" w:themeColor="text1"/>
                <w:lang w:eastAsia="pt-BR"/>
              </w:rPr>
            </w:rPrChange>
          </w:rPr>
          <w:t>Controle de redundância</w:t>
        </w:r>
        <w:r w:rsidRPr="00983CF7">
          <w:rPr>
            <w:color w:val="000000" w:themeColor="text1"/>
            <w:lang w:val="pt-BR" w:eastAsia="pt-BR"/>
            <w:rPrChange w:id="1842" w:author="Ines" w:date="2022-06-09T10:18:00Z">
              <w:rPr>
                <w:color w:val="000000" w:themeColor="text1"/>
                <w:lang w:eastAsia="pt-BR"/>
              </w:rPr>
            </w:rPrChange>
          </w:rPr>
          <w:t xml:space="preserve"> – O sistema deve possuir controle de redundância dos dados, onde cada produto, vendedor e administrador possuirá um identificador único.</w:t>
        </w:r>
      </w:ins>
      <w:del w:id="1843" w:author="Ines" w:date="2022-06-09T10:18:00Z">
        <w:r w:rsidR="003E6BDD" w:rsidRPr="00A44348" w:rsidDel="00983CF7">
          <w:rPr>
            <w:b/>
            <w:color w:val="0070C0"/>
            <w:lang w:val="pt-BR"/>
            <w:rPrChange w:id="1844" w:author="Ines" w:date="2022-06-09T10:14:00Z">
              <w:rPr>
                <w:b/>
                <w:color w:val="0070C0"/>
              </w:rPr>
            </w:rPrChange>
          </w:rPr>
          <w:delText>Disponibilidade</w:delText>
        </w:r>
        <w:r w:rsidR="003E6BDD" w:rsidRPr="00A44348" w:rsidDel="00983CF7">
          <w:rPr>
            <w:color w:val="0070C0"/>
            <w:lang w:val="pt-BR"/>
            <w:rPrChange w:id="1845" w:author="Ines" w:date="2022-06-09T10:14:00Z">
              <w:rPr>
                <w:color w:val="0070C0"/>
              </w:rPr>
            </w:rPrChange>
          </w:rPr>
          <w:delText xml:space="preserve"> – O sistema deve estar disponível 24 horas por dia, 7 dias por semana.</w:delText>
        </w:r>
      </w:del>
    </w:p>
    <w:p w14:paraId="02978246" w14:textId="77777777" w:rsidR="00983CF7" w:rsidRPr="00A44348" w:rsidRDefault="00983CF7">
      <w:pPr>
        <w:widowControl/>
        <w:numPr>
          <w:ilvl w:val="0"/>
          <w:numId w:val="1"/>
        </w:numPr>
        <w:pBdr>
          <w:top w:val="nil"/>
          <w:left w:val="nil"/>
          <w:bottom w:val="nil"/>
          <w:right w:val="nil"/>
          <w:between w:val="nil"/>
        </w:pBdr>
        <w:spacing w:line="240" w:lineRule="auto"/>
        <w:jc w:val="both"/>
        <w:rPr>
          <w:ins w:id="1846" w:author="Ines" w:date="2022-06-09T10:18:00Z"/>
          <w:color w:val="0070C0"/>
          <w:lang w:val="pt-BR"/>
          <w:rPrChange w:id="1847" w:author="Ines" w:date="2022-06-09T10:14:00Z">
            <w:rPr>
              <w:ins w:id="1848" w:author="Ines" w:date="2022-06-09T10:18:00Z"/>
              <w:color w:val="0070C0"/>
            </w:rPr>
          </w:rPrChange>
        </w:rPr>
      </w:pPr>
    </w:p>
    <w:p w14:paraId="25D4668E" w14:textId="4D1F596D" w:rsidR="00341B5B" w:rsidRPr="002E7FDF" w:rsidDel="002E7FDF" w:rsidRDefault="002E7FDF">
      <w:pPr>
        <w:widowControl/>
        <w:numPr>
          <w:ilvl w:val="0"/>
          <w:numId w:val="1"/>
        </w:numPr>
        <w:pBdr>
          <w:top w:val="nil"/>
          <w:left w:val="nil"/>
          <w:bottom w:val="nil"/>
          <w:right w:val="nil"/>
          <w:between w:val="nil"/>
        </w:pBdr>
        <w:spacing w:line="240" w:lineRule="auto"/>
        <w:jc w:val="both"/>
        <w:rPr>
          <w:del w:id="1849" w:author="Ines" w:date="2022-06-09T10:19:00Z"/>
          <w:color w:val="0070C0"/>
          <w:lang w:val="pt-BR"/>
          <w:rPrChange w:id="1850" w:author="Ines" w:date="2022-06-09T10:19:00Z">
            <w:rPr>
              <w:del w:id="1851" w:author="Ines" w:date="2022-06-09T10:19:00Z"/>
              <w:color w:val="000000" w:themeColor="text1"/>
              <w:lang w:val="pt-BR" w:eastAsia="pt-BR"/>
            </w:rPr>
          </w:rPrChange>
        </w:rPr>
      </w:pPr>
      <w:ins w:id="1852" w:author="Ines" w:date="2022-06-09T10:19:00Z">
        <w:r w:rsidRPr="002E7FDF">
          <w:rPr>
            <w:b/>
            <w:bCs/>
            <w:color w:val="000000" w:themeColor="text1"/>
            <w:lang w:val="pt-BR" w:eastAsia="pt-BR"/>
            <w:rPrChange w:id="1853" w:author="Ines" w:date="2022-06-09T10:19:00Z">
              <w:rPr>
                <w:b/>
                <w:bCs/>
                <w:color w:val="000000" w:themeColor="text1"/>
                <w:lang w:eastAsia="pt-BR"/>
              </w:rPr>
            </w:rPrChange>
          </w:rPr>
          <w:t>Disponibilidade</w:t>
        </w:r>
        <w:r w:rsidRPr="002E7FDF">
          <w:rPr>
            <w:color w:val="000000" w:themeColor="text1"/>
            <w:lang w:val="pt-BR" w:eastAsia="pt-BR"/>
            <w:rPrChange w:id="1854" w:author="Ines" w:date="2022-06-09T10:19:00Z">
              <w:rPr>
                <w:color w:val="000000" w:themeColor="text1"/>
                <w:lang w:eastAsia="pt-BR"/>
              </w:rPr>
            </w:rPrChange>
          </w:rPr>
          <w:t xml:space="preserve"> – O sistema deve estar disponível 24 horas por dia, 7 dias por semana.</w:t>
        </w:r>
      </w:ins>
      <w:del w:id="1855" w:author="Ines" w:date="2022-06-09T10:19:00Z">
        <w:r w:rsidR="003E6BDD" w:rsidRPr="00A44348" w:rsidDel="002E7FDF">
          <w:rPr>
            <w:b/>
            <w:color w:val="0070C0"/>
            <w:lang w:val="pt-BR"/>
            <w:rPrChange w:id="1856" w:author="Ines" w:date="2022-06-09T10:14:00Z">
              <w:rPr>
                <w:b/>
                <w:color w:val="0070C0"/>
              </w:rPr>
            </w:rPrChange>
          </w:rPr>
          <w:delText>Medidas de Tempo entre falhas</w:delText>
        </w:r>
        <w:r w:rsidR="003E6BDD" w:rsidRPr="00A44348" w:rsidDel="002E7FDF">
          <w:rPr>
            <w:color w:val="0070C0"/>
            <w:lang w:val="pt-BR"/>
            <w:rPrChange w:id="1857" w:author="Ines" w:date="2022-06-09T10:14:00Z">
              <w:rPr>
                <w:color w:val="0070C0"/>
              </w:rPr>
            </w:rPrChange>
          </w:rPr>
          <w:delText xml:space="preserve"> – Pode ocorrer uma falha do sistema a cada ano. O tempo total de falha esperado no ano é de 4 horas.</w:delText>
        </w:r>
      </w:del>
    </w:p>
    <w:p w14:paraId="46B6943F" w14:textId="77777777" w:rsidR="002E7FDF" w:rsidRPr="00A44348" w:rsidRDefault="002E7FDF">
      <w:pPr>
        <w:widowControl/>
        <w:numPr>
          <w:ilvl w:val="0"/>
          <w:numId w:val="1"/>
        </w:numPr>
        <w:pBdr>
          <w:top w:val="nil"/>
          <w:left w:val="nil"/>
          <w:bottom w:val="nil"/>
          <w:right w:val="nil"/>
          <w:between w:val="nil"/>
        </w:pBdr>
        <w:spacing w:line="240" w:lineRule="auto"/>
        <w:jc w:val="both"/>
        <w:rPr>
          <w:ins w:id="1858" w:author="Ines" w:date="2022-06-09T10:19:00Z"/>
          <w:color w:val="0070C0"/>
          <w:lang w:val="pt-BR"/>
          <w:rPrChange w:id="1859" w:author="Ines" w:date="2022-06-09T10:14:00Z">
            <w:rPr>
              <w:ins w:id="1860" w:author="Ines" w:date="2022-06-09T10:19:00Z"/>
              <w:color w:val="0070C0"/>
            </w:rPr>
          </w:rPrChange>
        </w:rPr>
      </w:pPr>
    </w:p>
    <w:p w14:paraId="606F1ECA" w14:textId="1A470BF8" w:rsidR="00341B5B" w:rsidRPr="00671D8F" w:rsidDel="00671D8F" w:rsidRDefault="00653336">
      <w:pPr>
        <w:widowControl/>
        <w:numPr>
          <w:ilvl w:val="0"/>
          <w:numId w:val="1"/>
        </w:numPr>
        <w:pBdr>
          <w:top w:val="nil"/>
          <w:left w:val="nil"/>
          <w:bottom w:val="nil"/>
          <w:right w:val="nil"/>
          <w:between w:val="nil"/>
        </w:pBdr>
        <w:spacing w:line="240" w:lineRule="auto"/>
        <w:jc w:val="both"/>
        <w:rPr>
          <w:del w:id="1861" w:author="Ines" w:date="2022-06-09T10:19:00Z"/>
          <w:color w:val="0070C0"/>
          <w:lang w:val="pt-BR"/>
          <w:rPrChange w:id="1862" w:author="Ines" w:date="2022-06-09T10:19:00Z">
            <w:rPr>
              <w:del w:id="1863" w:author="Ines" w:date="2022-06-09T10:19:00Z"/>
              <w:color w:val="000000" w:themeColor="text1"/>
              <w:lang w:val="pt-BR" w:eastAsia="pt-BR"/>
            </w:rPr>
          </w:rPrChange>
        </w:rPr>
      </w:pPr>
      <w:ins w:id="1864" w:author="Ines" w:date="2022-06-09T10:19:00Z">
        <w:r w:rsidRPr="00653336">
          <w:rPr>
            <w:b/>
            <w:bCs/>
            <w:color w:val="000000" w:themeColor="text1"/>
            <w:lang w:val="pt-BR" w:eastAsia="pt-BR"/>
            <w:rPrChange w:id="1865" w:author="Ines" w:date="2022-06-09T10:19:00Z">
              <w:rPr>
                <w:b/>
                <w:bCs/>
                <w:color w:val="000000" w:themeColor="text1"/>
                <w:lang w:eastAsia="pt-BR"/>
              </w:rPr>
            </w:rPrChange>
          </w:rPr>
          <w:t>Medidas de Tempo entre falhas</w:t>
        </w:r>
        <w:r w:rsidRPr="00653336">
          <w:rPr>
            <w:color w:val="000000" w:themeColor="text1"/>
            <w:lang w:val="pt-BR" w:eastAsia="pt-BR"/>
            <w:rPrChange w:id="1866" w:author="Ines" w:date="2022-06-09T10:19:00Z">
              <w:rPr>
                <w:color w:val="000000" w:themeColor="text1"/>
                <w:lang w:eastAsia="pt-BR"/>
              </w:rPr>
            </w:rPrChange>
          </w:rPr>
          <w:t xml:space="preserve"> – Indeterminado, caso ocorra um problema será acionada a equipe de reparo.</w:t>
        </w:r>
      </w:ins>
      <w:del w:id="1867" w:author="Ines" w:date="2022-06-09T10:19:00Z">
        <w:r w:rsidR="003E6BDD" w:rsidRPr="00A44348" w:rsidDel="00653336">
          <w:rPr>
            <w:b/>
            <w:color w:val="0070C0"/>
            <w:lang w:val="pt-BR"/>
            <w:rPrChange w:id="1868" w:author="Ines" w:date="2022-06-09T10:14:00Z">
              <w:rPr>
                <w:b/>
                <w:color w:val="0070C0"/>
              </w:rPr>
            </w:rPrChange>
          </w:rPr>
          <w:delText>Medidas de tempo de reparo</w:delText>
        </w:r>
        <w:r w:rsidR="003E6BDD" w:rsidRPr="00A44348" w:rsidDel="00653336">
          <w:rPr>
            <w:color w:val="0070C0"/>
            <w:lang w:val="pt-BR"/>
            <w:rPrChange w:id="1869" w:author="Ines" w:date="2022-06-09T10:14:00Z">
              <w:rPr>
                <w:color w:val="0070C0"/>
              </w:rPr>
            </w:rPrChange>
          </w:rPr>
          <w:delText xml:space="preserve"> – Após uma falha, o sistema pode permanecer indisponível, no máximo, por um período de meia hora.</w:delText>
        </w:r>
      </w:del>
    </w:p>
    <w:p w14:paraId="32A2F213" w14:textId="77777777" w:rsidR="00671D8F" w:rsidRPr="00653336" w:rsidRDefault="00671D8F">
      <w:pPr>
        <w:widowControl/>
        <w:numPr>
          <w:ilvl w:val="0"/>
          <w:numId w:val="1"/>
        </w:numPr>
        <w:pBdr>
          <w:top w:val="nil"/>
          <w:left w:val="nil"/>
          <w:bottom w:val="nil"/>
          <w:right w:val="nil"/>
          <w:between w:val="nil"/>
        </w:pBdr>
        <w:spacing w:line="240" w:lineRule="auto"/>
        <w:jc w:val="both"/>
        <w:rPr>
          <w:ins w:id="1870" w:author="Ines" w:date="2022-06-09T10:19:00Z"/>
          <w:color w:val="0070C0"/>
          <w:lang w:val="pt-BR"/>
          <w:rPrChange w:id="1871" w:author="Ines" w:date="2022-06-09T10:19:00Z">
            <w:rPr>
              <w:ins w:id="1872" w:author="Ines" w:date="2022-06-09T10:19:00Z"/>
              <w:color w:val="000000" w:themeColor="text1"/>
              <w:lang w:val="pt-BR" w:eastAsia="pt-BR"/>
            </w:rPr>
          </w:rPrChange>
        </w:rPr>
      </w:pPr>
    </w:p>
    <w:p w14:paraId="3A163997" w14:textId="1FB6F57F" w:rsidR="00653336" w:rsidRPr="00CD39E6" w:rsidRDefault="001F5AFC">
      <w:pPr>
        <w:widowControl/>
        <w:numPr>
          <w:ilvl w:val="0"/>
          <w:numId w:val="1"/>
        </w:numPr>
        <w:pBdr>
          <w:top w:val="nil"/>
          <w:left w:val="nil"/>
          <w:bottom w:val="nil"/>
          <w:right w:val="nil"/>
          <w:between w:val="nil"/>
        </w:pBdr>
        <w:spacing w:line="240" w:lineRule="auto"/>
        <w:jc w:val="both"/>
        <w:rPr>
          <w:ins w:id="1873" w:author="Ines" w:date="2022-06-09T10:21:00Z"/>
          <w:color w:val="0070C0"/>
          <w:lang w:val="pt-BR"/>
          <w:rPrChange w:id="1874" w:author="Ines" w:date="2022-06-09T10:21:00Z">
            <w:rPr>
              <w:ins w:id="1875" w:author="Ines" w:date="2022-06-09T10:21:00Z"/>
              <w:lang w:val="pt-BR"/>
            </w:rPr>
          </w:rPrChange>
        </w:rPr>
      </w:pPr>
      <w:ins w:id="1876" w:author="Ines" w:date="2022-06-09T10:20:00Z">
        <w:r>
          <w:rPr>
            <w:b/>
            <w:bCs/>
            <w:lang w:val="pt-BR"/>
          </w:rPr>
          <w:t xml:space="preserve">Medidas de Tempo de Reparo </w:t>
        </w:r>
        <w:r w:rsidR="00003A85">
          <w:rPr>
            <w:b/>
            <w:bCs/>
            <w:lang w:val="pt-BR"/>
          </w:rPr>
          <w:t>–</w:t>
        </w:r>
        <w:r w:rsidR="00003A85">
          <w:rPr>
            <w:lang w:val="pt-BR"/>
          </w:rPr>
          <w:t xml:space="preserve"> Após uma falha, o sistema pode permanecer indisponível, no máximo</w:t>
        </w:r>
        <w:r w:rsidR="00CD39E6">
          <w:rPr>
            <w:lang w:val="pt-BR"/>
          </w:rPr>
          <w:t>, por um período de 24 horas.</w:t>
        </w:r>
      </w:ins>
    </w:p>
    <w:p w14:paraId="48F4C381" w14:textId="4B11AF0D" w:rsidR="00CD39E6" w:rsidRPr="00A44348" w:rsidRDefault="00CD39E6">
      <w:pPr>
        <w:widowControl/>
        <w:numPr>
          <w:ilvl w:val="0"/>
          <w:numId w:val="1"/>
        </w:numPr>
        <w:pBdr>
          <w:top w:val="nil"/>
          <w:left w:val="nil"/>
          <w:bottom w:val="nil"/>
          <w:right w:val="nil"/>
          <w:between w:val="nil"/>
        </w:pBdr>
        <w:spacing w:line="240" w:lineRule="auto"/>
        <w:jc w:val="both"/>
        <w:rPr>
          <w:ins w:id="1877" w:author="Ines" w:date="2022-06-09T10:19:00Z"/>
          <w:color w:val="0070C0"/>
          <w:lang w:val="pt-BR"/>
          <w:rPrChange w:id="1878" w:author="Ines" w:date="2022-06-09T10:14:00Z">
            <w:rPr>
              <w:ins w:id="1879" w:author="Ines" w:date="2022-06-09T10:19:00Z"/>
              <w:color w:val="0070C0"/>
            </w:rPr>
          </w:rPrChange>
        </w:rPr>
      </w:pPr>
      <w:ins w:id="1880" w:author="Ines" w:date="2022-06-09T10:21:00Z">
        <w:r>
          <w:rPr>
            <w:b/>
            <w:bCs/>
            <w:lang w:val="pt-BR"/>
          </w:rPr>
          <w:t xml:space="preserve">Máximo de defeitos </w:t>
        </w:r>
        <w:r w:rsidR="00E9745A">
          <w:rPr>
            <w:b/>
            <w:bCs/>
            <w:lang w:val="pt-BR"/>
          </w:rPr>
          <w:t xml:space="preserve">ou Taxa de defeitos </w:t>
        </w:r>
      </w:ins>
      <w:ins w:id="1881" w:author="Ines" w:date="2022-06-09T10:29:00Z">
        <w:r w:rsidR="009273B1">
          <w:rPr>
            <w:b/>
            <w:bCs/>
            <w:lang w:val="pt-BR"/>
          </w:rPr>
          <w:t>–</w:t>
        </w:r>
      </w:ins>
      <w:ins w:id="1882" w:author="Ines" w:date="2022-06-09T10:21:00Z">
        <w:r w:rsidR="00E9745A">
          <w:rPr>
            <w:color w:val="0070C0"/>
            <w:lang w:val="pt-BR"/>
          </w:rPr>
          <w:t xml:space="preserve"> </w:t>
        </w:r>
        <w:r w:rsidR="00E9745A">
          <w:rPr>
            <w:lang w:val="pt-BR"/>
          </w:rPr>
          <w:t>indefinido</w:t>
        </w:r>
      </w:ins>
      <w:ins w:id="1883" w:author="Ines" w:date="2022-06-09T10:29:00Z">
        <w:r w:rsidR="009273B1">
          <w:rPr>
            <w:lang w:val="pt-BR"/>
          </w:rPr>
          <w:t>.</w:t>
        </w:r>
      </w:ins>
    </w:p>
    <w:p w14:paraId="21FD16FB" w14:textId="71E63BA8" w:rsidR="00341B5B" w:rsidRPr="00A44348" w:rsidDel="00CD39E6" w:rsidRDefault="003E6BDD">
      <w:pPr>
        <w:widowControl/>
        <w:numPr>
          <w:ilvl w:val="0"/>
          <w:numId w:val="1"/>
        </w:numPr>
        <w:pBdr>
          <w:top w:val="nil"/>
          <w:left w:val="nil"/>
          <w:bottom w:val="nil"/>
          <w:right w:val="nil"/>
          <w:between w:val="nil"/>
        </w:pBdr>
        <w:spacing w:line="240" w:lineRule="auto"/>
        <w:jc w:val="both"/>
        <w:rPr>
          <w:del w:id="1884" w:author="Ines" w:date="2022-06-09T10:21:00Z"/>
          <w:color w:val="0070C0"/>
          <w:lang w:val="pt-BR"/>
          <w:rPrChange w:id="1885" w:author="Ines" w:date="2022-06-09T10:14:00Z">
            <w:rPr>
              <w:del w:id="1886" w:author="Ines" w:date="2022-06-09T10:21:00Z"/>
              <w:color w:val="0070C0"/>
            </w:rPr>
          </w:rPrChange>
        </w:rPr>
      </w:pPr>
      <w:del w:id="1887" w:author="Ines" w:date="2022-06-09T10:21:00Z">
        <w:r w:rsidRPr="00A44348" w:rsidDel="00CD39E6">
          <w:rPr>
            <w:b/>
            <w:color w:val="0070C0"/>
            <w:lang w:val="pt-BR"/>
            <w:rPrChange w:id="1888" w:author="Ines" w:date="2022-06-09T10:14:00Z">
              <w:rPr>
                <w:b/>
                <w:color w:val="0070C0"/>
              </w:rPr>
            </w:rPrChange>
          </w:rPr>
          <w:delText>Máximo de defeitos ou Taxa de defeitos</w:delText>
        </w:r>
        <w:r w:rsidRPr="00A44348" w:rsidDel="00CD39E6">
          <w:rPr>
            <w:color w:val="0070C0"/>
            <w:lang w:val="pt-BR"/>
            <w:rPrChange w:id="1889" w:author="Ines" w:date="2022-06-09T10:14:00Z">
              <w:rPr>
                <w:color w:val="0070C0"/>
              </w:rPr>
            </w:rPrChange>
          </w:rPr>
          <w:delText xml:space="preserve"> – A ser identificado na próxima fase.</w:delText>
        </w:r>
      </w:del>
    </w:p>
    <w:p w14:paraId="05676EBC" w14:textId="5CC8730C" w:rsidR="00341B5B" w:rsidRPr="00A44348" w:rsidDel="00CD39E6" w:rsidRDefault="003E6BDD">
      <w:pPr>
        <w:widowControl/>
        <w:numPr>
          <w:ilvl w:val="0"/>
          <w:numId w:val="1"/>
        </w:numPr>
        <w:pBdr>
          <w:top w:val="nil"/>
          <w:left w:val="nil"/>
          <w:bottom w:val="nil"/>
          <w:right w:val="nil"/>
          <w:between w:val="nil"/>
        </w:pBdr>
        <w:spacing w:line="240" w:lineRule="auto"/>
        <w:jc w:val="both"/>
        <w:rPr>
          <w:del w:id="1890" w:author="Ines" w:date="2022-06-09T10:21:00Z"/>
          <w:color w:val="0070C0"/>
          <w:lang w:val="pt-BR"/>
          <w:rPrChange w:id="1891" w:author="Ines" w:date="2022-06-09T10:14:00Z">
            <w:rPr>
              <w:del w:id="1892" w:author="Ines" w:date="2022-06-09T10:21:00Z"/>
              <w:color w:val="0070C0"/>
            </w:rPr>
          </w:rPrChange>
        </w:rPr>
      </w:pPr>
      <w:del w:id="1893" w:author="Ines" w:date="2022-06-09T10:21:00Z">
        <w:r w:rsidRPr="00A44348" w:rsidDel="00CD39E6">
          <w:rPr>
            <w:b/>
            <w:color w:val="0070C0"/>
            <w:lang w:val="pt-BR"/>
            <w:rPrChange w:id="1894" w:author="Ines" w:date="2022-06-09T10:07:00Z">
              <w:rPr>
                <w:b/>
                <w:color w:val="0070C0"/>
              </w:rPr>
            </w:rPrChange>
          </w:rPr>
          <w:delText xml:space="preserve">Rotinas Operacionais </w:delText>
        </w:r>
        <w:r w:rsidRPr="00A44348" w:rsidDel="00CD39E6">
          <w:rPr>
            <w:color w:val="0070C0"/>
            <w:lang w:val="pt-BR"/>
            <w:rPrChange w:id="1895" w:author="Ines" w:date="2022-06-09T10:07:00Z">
              <w:rPr>
                <w:color w:val="0070C0"/>
              </w:rPr>
            </w:rPrChange>
          </w:rPr>
          <w:delText xml:space="preserve">– O backup dos dados sensíveis deve ser realizado diariamente. Será adotada a abordagem de backup incremental ou diferencial nos dias úteis e um backup total nos finais de semana. </w:delText>
        </w:r>
        <w:r w:rsidRPr="00A44348" w:rsidDel="00CD39E6">
          <w:rPr>
            <w:color w:val="0070C0"/>
            <w:lang w:val="pt-BR"/>
            <w:rPrChange w:id="1896" w:author="Ines" w:date="2022-06-09T10:14:00Z">
              <w:rPr>
                <w:color w:val="0070C0"/>
              </w:rPr>
            </w:rPrChange>
          </w:rPr>
          <w:delText>Os demais dados serão copiados de forma integral nos finais de semana. Dados sensíveis são os dados considerados imprescindíveis para operação do sistema, serão identificados na fase posterior, a fase de modelagem de dados.</w:delText>
        </w:r>
      </w:del>
    </w:p>
    <w:p w14:paraId="6C0FC3B6" w14:textId="77777777" w:rsidR="00341B5B" w:rsidRPr="00A44348" w:rsidRDefault="00341B5B">
      <w:pPr>
        <w:rPr>
          <w:lang w:val="pt-BR"/>
          <w:rPrChange w:id="1897" w:author="Ines" w:date="2022-06-09T10:14:00Z">
            <w:rPr/>
          </w:rPrChange>
        </w:rPr>
      </w:pPr>
    </w:p>
    <w:p w14:paraId="33D41DC5" w14:textId="08D1BB6A" w:rsidR="00341B5B" w:rsidDel="00A44348" w:rsidRDefault="003E6BDD">
      <w:pPr>
        <w:pStyle w:val="Ttulo2"/>
        <w:numPr>
          <w:ilvl w:val="1"/>
          <w:numId w:val="9"/>
        </w:numPr>
        <w:rPr>
          <w:del w:id="1898" w:author="Ines" w:date="2022-06-09T10:15:00Z"/>
        </w:rPr>
      </w:pPr>
      <w:bookmarkStart w:id="1899" w:name="_heading=h.23ckvvd" w:colFirst="0" w:colLast="0"/>
      <w:bookmarkEnd w:id="1899"/>
      <w:r>
        <w:t>Desempenho</w:t>
      </w:r>
      <w:ins w:id="1900" w:author="Ines" w:date="2022-06-09T10:41:00Z">
        <w:r w:rsidR="00084B10">
          <w:br/>
        </w:r>
      </w:ins>
    </w:p>
    <w:p w14:paraId="6B86E3C2" w14:textId="5486A320" w:rsidR="00341B5B" w:rsidRPr="00A44348" w:rsidDel="00A44348" w:rsidRDefault="003E6BDD" w:rsidP="00A44348">
      <w:pPr>
        <w:pStyle w:val="Ttulo2"/>
        <w:numPr>
          <w:ilvl w:val="1"/>
          <w:numId w:val="9"/>
        </w:numPr>
        <w:rPr>
          <w:del w:id="1901" w:author="Ines" w:date="2022-06-09T10:15:00Z"/>
          <w:i/>
          <w:color w:val="0000FF"/>
          <w:u w:val="single"/>
          <w:lang w:val="pt-BR"/>
          <w:rPrChange w:id="1902" w:author="Ines" w:date="2022-06-09T10:15:00Z">
            <w:rPr>
              <w:del w:id="1903" w:author="Ines" w:date="2022-06-09T10:15:00Z"/>
              <w:i/>
              <w:color w:val="0000FF"/>
              <w:u w:val="single"/>
            </w:rPr>
          </w:rPrChange>
        </w:rPr>
        <w:pPrChange w:id="1904" w:author="Ines" w:date="2022-06-09T10:15:00Z">
          <w:pPr>
            <w:pBdr>
              <w:top w:val="nil"/>
              <w:left w:val="nil"/>
              <w:bottom w:val="nil"/>
              <w:right w:val="nil"/>
              <w:between w:val="nil"/>
            </w:pBdr>
            <w:spacing w:line="240" w:lineRule="auto"/>
            <w:ind w:left="720"/>
            <w:jc w:val="both"/>
          </w:pPr>
        </w:pPrChange>
      </w:pPr>
      <w:del w:id="1905" w:author="Ines" w:date="2022-06-09T10:15:00Z">
        <w:r w:rsidRPr="00A44348" w:rsidDel="00A44348">
          <w:rPr>
            <w:color w:val="000000"/>
            <w:lang w:val="pt-BR"/>
            <w:rPrChange w:id="1906" w:author="Ines" w:date="2022-06-09T10:15:00Z">
              <w:rPr>
                <w:color w:val="000000"/>
              </w:rPr>
            </w:rPrChange>
          </w:rPr>
          <w:delText>Nesta seção são relatados os requisitos que melhor definem o desempenho do sistema. Engloba considerações sobre tempo de resposta, taxa de servico, velocidade de processamento, eficiência, precisão, consumo de recursos computacionais e volume de produção.</w:delText>
        </w:r>
      </w:del>
    </w:p>
    <w:p w14:paraId="30DC7779" w14:textId="77777777" w:rsidR="00341B5B" w:rsidRPr="00A44348" w:rsidRDefault="00341B5B" w:rsidP="00A44348">
      <w:pPr>
        <w:pStyle w:val="Ttulo2"/>
        <w:numPr>
          <w:ilvl w:val="1"/>
          <w:numId w:val="9"/>
        </w:numPr>
        <w:rPr>
          <w:color w:val="0070C0"/>
          <w:lang w:val="pt-BR"/>
          <w:rPrChange w:id="1907" w:author="Ines" w:date="2022-06-09T10:14:00Z">
            <w:rPr>
              <w:color w:val="0070C0"/>
            </w:rPr>
          </w:rPrChange>
        </w:rPr>
        <w:pPrChange w:id="1908" w:author="Ines" w:date="2022-06-09T10:15:00Z">
          <w:pPr>
            <w:widowControl/>
            <w:pBdr>
              <w:top w:val="nil"/>
              <w:left w:val="nil"/>
              <w:bottom w:val="nil"/>
              <w:right w:val="nil"/>
              <w:between w:val="nil"/>
            </w:pBdr>
            <w:spacing w:line="240" w:lineRule="auto"/>
            <w:ind w:left="624"/>
            <w:jc w:val="both"/>
          </w:pPr>
        </w:pPrChange>
      </w:pPr>
    </w:p>
    <w:p w14:paraId="14E02950" w14:textId="012F55A6" w:rsidR="00341B5B" w:rsidRPr="00140F89" w:rsidDel="00140F89" w:rsidRDefault="00EE7ECD" w:rsidP="00E9745A">
      <w:pPr>
        <w:widowControl/>
        <w:numPr>
          <w:ilvl w:val="0"/>
          <w:numId w:val="2"/>
        </w:numPr>
        <w:pBdr>
          <w:top w:val="nil"/>
          <w:left w:val="nil"/>
          <w:bottom w:val="nil"/>
          <w:right w:val="nil"/>
          <w:between w:val="nil"/>
        </w:pBdr>
        <w:spacing w:line="240" w:lineRule="auto"/>
        <w:jc w:val="both"/>
        <w:rPr>
          <w:del w:id="1909" w:author="Ines" w:date="2022-06-09T10:22:00Z"/>
          <w:color w:val="0070C0"/>
          <w:lang w:val="pt-BR"/>
          <w:rPrChange w:id="1910" w:author="Ines" w:date="2022-06-09T10:23:00Z">
            <w:rPr>
              <w:del w:id="1911" w:author="Ines" w:date="2022-06-09T10:22:00Z"/>
              <w:bCs/>
              <w:lang w:val="pt-BR"/>
            </w:rPr>
          </w:rPrChange>
        </w:rPr>
      </w:pPr>
      <w:ins w:id="1912" w:author="Ines" w:date="2022-06-09T10:22:00Z">
        <w:r>
          <w:rPr>
            <w:b/>
            <w:lang w:val="pt-BR"/>
          </w:rPr>
          <w:t xml:space="preserve">Tempo de resposta para uma transição </w:t>
        </w:r>
        <w:r w:rsidR="00140F89">
          <w:rPr>
            <w:b/>
            <w:lang w:val="pt-BR"/>
          </w:rPr>
          <w:t>–</w:t>
        </w:r>
        <w:r>
          <w:rPr>
            <w:b/>
            <w:lang w:val="pt-BR"/>
          </w:rPr>
          <w:t xml:space="preserve"> </w:t>
        </w:r>
        <w:r w:rsidR="00140F89">
          <w:rPr>
            <w:bCs/>
            <w:lang w:val="pt-BR"/>
          </w:rPr>
          <w:t>O sistem</w:t>
        </w:r>
      </w:ins>
      <w:ins w:id="1913" w:author="Ines" w:date="2022-06-09T10:23:00Z">
        <w:r w:rsidR="00140F89">
          <w:rPr>
            <w:bCs/>
            <w:lang w:val="pt-BR"/>
          </w:rPr>
          <w:t>a implementa serviços utilizando a tecnologia do hardware local, dessa forma, o tempo de resposta deve ser mínimo em relação as limitações do hardware</w:t>
        </w:r>
      </w:ins>
      <w:ins w:id="1914" w:author="Ines" w:date="2022-06-09T10:29:00Z">
        <w:r w:rsidR="009273B1">
          <w:rPr>
            <w:bCs/>
            <w:lang w:val="pt-BR"/>
          </w:rPr>
          <w:t>.</w:t>
        </w:r>
      </w:ins>
      <w:del w:id="1915" w:author="Ines" w:date="2022-06-09T10:22:00Z">
        <w:r w:rsidR="003E6BDD" w:rsidRPr="00A44348" w:rsidDel="00EE7ECD">
          <w:rPr>
            <w:b/>
            <w:color w:val="0070C0"/>
            <w:lang w:val="pt-BR"/>
            <w:rPrChange w:id="1916" w:author="Ines" w:date="2022-06-09T10:14:00Z">
              <w:rPr>
                <w:b/>
                <w:color w:val="0070C0"/>
              </w:rPr>
            </w:rPrChange>
          </w:rPr>
          <w:delText>Tempo de resposta</w:delText>
        </w:r>
        <w:r w:rsidR="003E6BDD" w:rsidRPr="00A44348" w:rsidDel="00EE7ECD">
          <w:rPr>
            <w:color w:val="0070C0"/>
            <w:lang w:val="pt-BR"/>
            <w:rPrChange w:id="1917" w:author="Ines" w:date="2022-06-09T10:14:00Z">
              <w:rPr>
                <w:color w:val="0070C0"/>
              </w:rPr>
            </w:rPrChange>
          </w:rPr>
          <w:delText xml:space="preserve"> </w:delText>
        </w:r>
        <w:r w:rsidR="003E6BDD" w:rsidRPr="00A44348" w:rsidDel="00EE7ECD">
          <w:rPr>
            <w:b/>
            <w:color w:val="0070C0"/>
            <w:lang w:val="pt-BR"/>
            <w:rPrChange w:id="1918" w:author="Ines" w:date="2022-06-09T10:14:00Z">
              <w:rPr>
                <w:b/>
                <w:color w:val="0070C0"/>
              </w:rPr>
            </w:rPrChange>
          </w:rPr>
          <w:delText>para uma transação</w:delText>
        </w:r>
        <w:r w:rsidR="003E6BDD" w:rsidRPr="00A44348" w:rsidDel="00EE7ECD">
          <w:rPr>
            <w:color w:val="0070C0"/>
            <w:lang w:val="pt-BR"/>
            <w:rPrChange w:id="1919" w:author="Ines" w:date="2022-06-09T10:14:00Z">
              <w:rPr>
                <w:color w:val="0070C0"/>
              </w:rPr>
            </w:rPrChange>
          </w:rPr>
          <w:delText xml:space="preserve"> - O sistema implementa serviços utilizando a tecnologia Web. Serviços implementados na Web devem ter um tempo de resposta mínimo, não podendo ultrapassar os 10 segundos que já são praticados por corporações de grande porte que mantém serviços na Web. </w:delText>
        </w:r>
      </w:del>
    </w:p>
    <w:p w14:paraId="19365EBF" w14:textId="77777777" w:rsidR="00140F89" w:rsidRPr="00A44348" w:rsidRDefault="00140F89">
      <w:pPr>
        <w:widowControl/>
        <w:numPr>
          <w:ilvl w:val="0"/>
          <w:numId w:val="2"/>
        </w:numPr>
        <w:pBdr>
          <w:top w:val="nil"/>
          <w:left w:val="nil"/>
          <w:bottom w:val="nil"/>
          <w:right w:val="nil"/>
          <w:between w:val="nil"/>
        </w:pBdr>
        <w:spacing w:line="240" w:lineRule="auto"/>
        <w:jc w:val="both"/>
        <w:rPr>
          <w:ins w:id="1920" w:author="Ines" w:date="2022-06-09T10:23:00Z"/>
          <w:color w:val="0070C0"/>
          <w:lang w:val="pt-BR"/>
          <w:rPrChange w:id="1921" w:author="Ines" w:date="2022-06-09T10:14:00Z">
            <w:rPr>
              <w:ins w:id="1922" w:author="Ines" w:date="2022-06-09T10:23:00Z"/>
              <w:color w:val="0070C0"/>
            </w:rPr>
          </w:rPrChange>
        </w:rPr>
      </w:pPr>
    </w:p>
    <w:p w14:paraId="769D990F" w14:textId="1C4E4164" w:rsidR="00341B5B" w:rsidRPr="00A44348" w:rsidDel="00E9745A" w:rsidRDefault="0086682D" w:rsidP="00E9745A">
      <w:pPr>
        <w:widowControl/>
        <w:numPr>
          <w:ilvl w:val="0"/>
          <w:numId w:val="2"/>
        </w:numPr>
        <w:pBdr>
          <w:top w:val="nil"/>
          <w:left w:val="nil"/>
          <w:bottom w:val="nil"/>
          <w:right w:val="nil"/>
          <w:between w:val="nil"/>
        </w:pBdr>
        <w:spacing w:line="240" w:lineRule="auto"/>
        <w:jc w:val="both"/>
        <w:rPr>
          <w:del w:id="1923" w:author="Ines" w:date="2022-06-09T10:21:00Z"/>
          <w:color w:val="0070C0"/>
          <w:lang w:val="pt-BR"/>
          <w:rPrChange w:id="1924" w:author="Ines" w:date="2022-06-09T10:14:00Z">
            <w:rPr>
              <w:del w:id="1925" w:author="Ines" w:date="2022-06-09T10:21:00Z"/>
              <w:color w:val="0070C0"/>
            </w:rPr>
          </w:rPrChange>
        </w:rPr>
        <w:pPrChange w:id="1926" w:author="Ines" w:date="2022-06-09T10:21:00Z">
          <w:pPr>
            <w:widowControl/>
            <w:numPr>
              <w:numId w:val="2"/>
            </w:numPr>
            <w:pBdr>
              <w:top w:val="nil"/>
              <w:left w:val="nil"/>
              <w:bottom w:val="nil"/>
              <w:right w:val="nil"/>
              <w:between w:val="nil"/>
            </w:pBdr>
            <w:spacing w:line="240" w:lineRule="auto"/>
            <w:ind w:left="1428" w:hanging="360"/>
            <w:jc w:val="both"/>
          </w:pPr>
        </w:pPrChange>
      </w:pPr>
      <w:ins w:id="1927" w:author="Ines" w:date="2022-06-09T10:23:00Z">
        <w:r>
          <w:rPr>
            <w:b/>
            <w:lang w:val="pt-BR"/>
          </w:rPr>
          <w:t xml:space="preserve">Número de </w:t>
        </w:r>
      </w:ins>
      <w:ins w:id="1928" w:author="Ines" w:date="2022-06-09T10:24:00Z">
        <w:r>
          <w:rPr>
            <w:b/>
            <w:lang w:val="pt-BR"/>
          </w:rPr>
          <w:t xml:space="preserve">usuários do sistema distribuído ao longo do tempo </w:t>
        </w:r>
        <w:r w:rsidR="00BB7279">
          <w:rPr>
            <w:b/>
            <w:lang w:val="pt-BR"/>
          </w:rPr>
          <w:t>–</w:t>
        </w:r>
        <w:r>
          <w:rPr>
            <w:b/>
            <w:lang w:val="pt-BR"/>
          </w:rPr>
          <w:t xml:space="preserve"> </w:t>
        </w:r>
        <w:r>
          <w:rPr>
            <w:bCs/>
            <w:lang w:val="pt-BR"/>
          </w:rPr>
          <w:t>A</w:t>
        </w:r>
        <w:r w:rsidR="00BB7279">
          <w:rPr>
            <w:bCs/>
            <w:lang w:val="pt-BR"/>
          </w:rPr>
          <w:t xml:space="preserve"> ideia é que o sistema a princípio atenda a todos os funcionários da empresa</w:t>
        </w:r>
      </w:ins>
      <w:ins w:id="1929" w:author="Ines" w:date="2022-06-09T10:25:00Z">
        <w:r w:rsidR="00F03013">
          <w:rPr>
            <w:bCs/>
            <w:lang w:val="pt-BR"/>
          </w:rPr>
          <w:t>, atualmente 5</w:t>
        </w:r>
      </w:ins>
      <w:ins w:id="1930" w:author="Ines" w:date="2022-06-09T10:27:00Z">
        <w:r w:rsidR="00494856">
          <w:rPr>
            <w:bCs/>
            <w:lang w:val="pt-BR"/>
          </w:rPr>
          <w:t>, todos como administradores</w:t>
        </w:r>
      </w:ins>
      <w:ins w:id="1931" w:author="Ines" w:date="2022-06-09T10:25:00Z">
        <w:r w:rsidR="00F54135">
          <w:rPr>
            <w:bCs/>
            <w:lang w:val="pt-BR"/>
          </w:rPr>
          <w:t xml:space="preserve">, e </w:t>
        </w:r>
      </w:ins>
      <w:ins w:id="1932" w:author="Ines" w:date="2022-06-09T10:28:00Z">
        <w:r w:rsidR="00F131C9">
          <w:rPr>
            <w:bCs/>
            <w:lang w:val="pt-BR"/>
          </w:rPr>
          <w:t>,</w:t>
        </w:r>
        <w:r w:rsidR="00482EA2">
          <w:rPr>
            <w:bCs/>
            <w:lang w:val="pt-BR"/>
          </w:rPr>
          <w:t>atualmente, 20</w:t>
        </w:r>
      </w:ins>
      <w:ins w:id="1933" w:author="Ines" w:date="2022-06-09T10:27:00Z">
        <w:r w:rsidR="00494856">
          <w:rPr>
            <w:bCs/>
            <w:lang w:val="pt-BR"/>
          </w:rPr>
          <w:t xml:space="preserve"> vendedores</w:t>
        </w:r>
        <w:r w:rsidR="00F131C9">
          <w:rPr>
            <w:bCs/>
            <w:u w:val="words"/>
            <w:lang w:val="pt-BR"/>
          </w:rPr>
          <w:t xml:space="preserve"> </w:t>
        </w:r>
      </w:ins>
      <w:ins w:id="1934" w:author="Ines" w:date="2022-06-09T10:28:00Z">
        <w:r w:rsidR="00F131C9">
          <w:rPr>
            <w:bCs/>
            <w:lang w:val="pt-BR"/>
          </w:rPr>
          <w:t>e compradores</w:t>
        </w:r>
        <w:r w:rsidR="00482EA2">
          <w:rPr>
            <w:bCs/>
            <w:lang w:val="pt-BR"/>
          </w:rPr>
          <w:t xml:space="preserve">, usuários </w:t>
        </w:r>
      </w:ins>
      <w:ins w:id="1935" w:author="Ines" w:date="2022-06-09T10:29:00Z">
        <w:r w:rsidR="009273B1">
          <w:rPr>
            <w:bCs/>
            <w:lang w:val="pt-BR"/>
          </w:rPr>
          <w:t>comuns.</w:t>
        </w:r>
      </w:ins>
      <w:del w:id="1936" w:author="Ines" w:date="2022-06-09T10:22:00Z">
        <w:r w:rsidR="003E6BDD" w:rsidRPr="00A44348" w:rsidDel="00EE7ECD">
          <w:rPr>
            <w:b/>
            <w:color w:val="0070C0"/>
            <w:lang w:val="pt-BR"/>
            <w:rPrChange w:id="1937" w:author="Ines" w:date="2022-06-09T10:14:00Z">
              <w:rPr>
                <w:b/>
                <w:color w:val="0070C0"/>
              </w:rPr>
            </w:rPrChange>
          </w:rPr>
          <w:delText xml:space="preserve">Número de usuários do sistema distribuído ao longo do tempo </w:delText>
        </w:r>
        <w:r w:rsidR="003E6BDD" w:rsidRPr="00A44348" w:rsidDel="00EE7ECD">
          <w:rPr>
            <w:color w:val="0070C0"/>
            <w:lang w:val="pt-BR"/>
            <w:rPrChange w:id="1938" w:author="Ines" w:date="2022-06-09T10:14:00Z">
              <w:rPr>
                <w:color w:val="0070C0"/>
              </w:rPr>
            </w:rPrChange>
          </w:rPr>
          <w:delText>– Atualmente a Empresa &amp; possui cerca de 2 mil funcionários na área T e cerca de 30 mil parceiros cadastrados. Planeja-se um</w:delText>
        </w:r>
      </w:del>
      <w:del w:id="1939" w:author="Ines" w:date="2022-06-09T10:21:00Z">
        <w:r w:rsidR="003E6BDD" w:rsidRPr="00A44348" w:rsidDel="00E9745A">
          <w:rPr>
            <w:color w:val="0070C0"/>
            <w:lang w:val="pt-BR"/>
            <w:rPrChange w:id="1940" w:author="Ines" w:date="2022-06-09T10:14:00Z">
              <w:rPr>
                <w:color w:val="0070C0"/>
              </w:rPr>
            </w:rPrChange>
          </w:rPr>
          <w:delText xml:space="preserve"> crescimento do número de parceiros em torno de 5% ao ano. Já o número de funcionários cresce a uma taxa menor, podendo variar entre 1% e 3% de crescimento anual.</w:delText>
        </w:r>
      </w:del>
    </w:p>
    <w:p w14:paraId="1705BABB" w14:textId="35C81F96" w:rsidR="00341B5B" w:rsidRPr="00A44348" w:rsidDel="00E9745A" w:rsidRDefault="003E6BDD" w:rsidP="00E9745A">
      <w:pPr>
        <w:widowControl/>
        <w:numPr>
          <w:ilvl w:val="0"/>
          <w:numId w:val="2"/>
        </w:numPr>
        <w:pBdr>
          <w:top w:val="nil"/>
          <w:left w:val="nil"/>
          <w:bottom w:val="nil"/>
          <w:right w:val="nil"/>
          <w:between w:val="nil"/>
        </w:pBdr>
        <w:spacing w:line="240" w:lineRule="auto"/>
        <w:jc w:val="both"/>
        <w:rPr>
          <w:del w:id="1941" w:author="Ines" w:date="2022-06-09T10:21:00Z"/>
          <w:color w:val="0070C0"/>
          <w:lang w:val="pt-BR"/>
          <w:rPrChange w:id="1942" w:author="Ines" w:date="2022-06-09T10:14:00Z">
            <w:rPr>
              <w:del w:id="1943" w:author="Ines" w:date="2022-06-09T10:21:00Z"/>
              <w:color w:val="0070C0"/>
            </w:rPr>
          </w:rPrChange>
        </w:rPr>
        <w:pPrChange w:id="1944" w:author="Ines" w:date="2022-06-09T10:21:00Z">
          <w:pPr>
            <w:widowControl/>
            <w:numPr>
              <w:numId w:val="2"/>
            </w:numPr>
            <w:pBdr>
              <w:top w:val="nil"/>
              <w:left w:val="nil"/>
              <w:bottom w:val="nil"/>
              <w:right w:val="nil"/>
              <w:between w:val="nil"/>
            </w:pBdr>
            <w:spacing w:line="240" w:lineRule="auto"/>
            <w:ind w:left="1428" w:hanging="360"/>
            <w:jc w:val="both"/>
          </w:pPr>
        </w:pPrChange>
      </w:pPr>
      <w:del w:id="1945" w:author="Ines" w:date="2022-06-09T10:21:00Z">
        <w:r w:rsidRPr="00A44348" w:rsidDel="00E9745A">
          <w:rPr>
            <w:b/>
            <w:color w:val="0070C0"/>
            <w:lang w:val="pt-BR"/>
            <w:rPrChange w:id="1946" w:author="Ines" w:date="2022-06-09T10:14:00Z">
              <w:rPr>
                <w:b/>
                <w:color w:val="0070C0"/>
              </w:rPr>
            </w:rPrChange>
          </w:rPr>
          <w:delText>Estimativas de transações com o banco de dados</w:delText>
        </w:r>
        <w:r w:rsidRPr="00A44348" w:rsidDel="00E9745A">
          <w:rPr>
            <w:color w:val="0070C0"/>
            <w:lang w:val="pt-BR"/>
            <w:rPrChange w:id="1947" w:author="Ines" w:date="2022-06-09T10:14:00Z">
              <w:rPr>
                <w:color w:val="0070C0"/>
              </w:rPr>
            </w:rPrChange>
          </w:rPr>
          <w:delText xml:space="preserve"> – Estima-se para o sistema que se tenha aproximadamente 800 mil operações de cadastro (consulta, alteração, inserção e exclusão) por ano. O crescimento destas operações não deve ultrapassar a 5% ao ano. </w:delText>
        </w:r>
      </w:del>
    </w:p>
    <w:p w14:paraId="51D94929" w14:textId="306E5076" w:rsidR="00341B5B" w:rsidRPr="00A44348" w:rsidDel="00E9745A" w:rsidRDefault="003E6BDD" w:rsidP="00E9745A">
      <w:pPr>
        <w:widowControl/>
        <w:numPr>
          <w:ilvl w:val="0"/>
          <w:numId w:val="2"/>
        </w:numPr>
        <w:pBdr>
          <w:top w:val="nil"/>
          <w:left w:val="nil"/>
          <w:bottom w:val="nil"/>
          <w:right w:val="nil"/>
          <w:between w:val="nil"/>
        </w:pBdr>
        <w:spacing w:line="240" w:lineRule="auto"/>
        <w:jc w:val="both"/>
        <w:rPr>
          <w:del w:id="1948" w:author="Ines" w:date="2022-06-09T10:21:00Z"/>
          <w:color w:val="0070C0"/>
          <w:lang w:val="pt-BR"/>
          <w:rPrChange w:id="1949" w:author="Ines" w:date="2022-06-09T10:14:00Z">
            <w:rPr>
              <w:del w:id="1950" w:author="Ines" w:date="2022-06-09T10:21:00Z"/>
              <w:color w:val="0070C0"/>
            </w:rPr>
          </w:rPrChange>
        </w:rPr>
        <w:pPrChange w:id="1951" w:author="Ines" w:date="2022-06-09T10:21:00Z">
          <w:pPr>
            <w:widowControl/>
            <w:numPr>
              <w:numId w:val="2"/>
            </w:numPr>
            <w:pBdr>
              <w:top w:val="nil"/>
              <w:left w:val="nil"/>
              <w:bottom w:val="nil"/>
              <w:right w:val="nil"/>
              <w:between w:val="nil"/>
            </w:pBdr>
            <w:spacing w:line="240" w:lineRule="auto"/>
            <w:ind w:left="1428" w:hanging="360"/>
            <w:jc w:val="both"/>
          </w:pPr>
        </w:pPrChange>
      </w:pPr>
      <w:del w:id="1952" w:author="Ines" w:date="2022-06-09T10:21:00Z">
        <w:r w:rsidRPr="00A44348" w:rsidDel="00E9745A">
          <w:rPr>
            <w:b/>
            <w:color w:val="0070C0"/>
            <w:lang w:val="pt-BR"/>
            <w:rPrChange w:id="1953" w:author="Ines" w:date="2022-06-09T10:14:00Z">
              <w:rPr>
                <w:b/>
                <w:color w:val="0070C0"/>
              </w:rPr>
            </w:rPrChange>
          </w:rPr>
          <w:delText xml:space="preserve">Quantidade de acessos simultâneos </w:delText>
        </w:r>
        <w:r w:rsidRPr="00A44348" w:rsidDel="00E9745A">
          <w:rPr>
            <w:color w:val="0070C0"/>
            <w:lang w:val="pt-BR"/>
            <w:rPrChange w:id="1954" w:author="Ines" w:date="2022-06-09T10:14:00Z">
              <w:rPr>
                <w:color w:val="0070C0"/>
              </w:rPr>
            </w:rPrChange>
          </w:rPr>
          <w:delText>– O sistema deve suportar até 1 mil usuários simultâneos e uma taxa de 1% de crescimento anual.</w:delText>
        </w:r>
      </w:del>
    </w:p>
    <w:p w14:paraId="17D890B3" w14:textId="48346F4D" w:rsidR="00341B5B" w:rsidRPr="00A44348" w:rsidDel="00E9745A" w:rsidRDefault="003E6BDD" w:rsidP="00E9745A">
      <w:pPr>
        <w:widowControl/>
        <w:numPr>
          <w:ilvl w:val="0"/>
          <w:numId w:val="2"/>
        </w:numPr>
        <w:pBdr>
          <w:top w:val="nil"/>
          <w:left w:val="nil"/>
          <w:bottom w:val="nil"/>
          <w:right w:val="nil"/>
          <w:between w:val="nil"/>
        </w:pBdr>
        <w:spacing w:line="240" w:lineRule="auto"/>
        <w:jc w:val="both"/>
        <w:rPr>
          <w:del w:id="1955" w:author="Ines" w:date="2022-06-09T10:21:00Z"/>
          <w:color w:val="0070C0"/>
          <w:lang w:val="pt-BR"/>
          <w:rPrChange w:id="1956" w:author="Ines" w:date="2022-06-09T10:14:00Z">
            <w:rPr>
              <w:del w:id="1957" w:author="Ines" w:date="2022-06-09T10:21:00Z"/>
              <w:color w:val="0070C0"/>
            </w:rPr>
          </w:rPrChange>
        </w:rPr>
        <w:pPrChange w:id="1958" w:author="Ines" w:date="2022-06-09T10:21:00Z">
          <w:pPr>
            <w:widowControl/>
            <w:numPr>
              <w:numId w:val="2"/>
            </w:numPr>
            <w:pBdr>
              <w:top w:val="nil"/>
              <w:left w:val="nil"/>
              <w:bottom w:val="nil"/>
              <w:right w:val="nil"/>
              <w:between w:val="nil"/>
            </w:pBdr>
            <w:spacing w:line="240" w:lineRule="auto"/>
            <w:ind w:left="1428" w:hanging="360"/>
            <w:jc w:val="both"/>
          </w:pPr>
        </w:pPrChange>
      </w:pPr>
      <w:del w:id="1959" w:author="Ines" w:date="2022-06-09T10:21:00Z">
        <w:r w:rsidRPr="00A44348" w:rsidDel="00E9745A">
          <w:rPr>
            <w:b/>
            <w:color w:val="0070C0"/>
            <w:lang w:val="pt-BR"/>
            <w:rPrChange w:id="1960" w:author="Ines" w:date="2022-06-09T10:14:00Z">
              <w:rPr>
                <w:b/>
                <w:color w:val="0070C0"/>
              </w:rPr>
            </w:rPrChange>
          </w:rPr>
          <w:delText xml:space="preserve">Quantidade de transações por segundo </w:delText>
        </w:r>
        <w:r w:rsidRPr="00A44348" w:rsidDel="00E9745A">
          <w:rPr>
            <w:color w:val="0070C0"/>
            <w:lang w:val="pt-BR"/>
            <w:rPrChange w:id="1961" w:author="Ines" w:date="2022-06-09T10:14:00Z">
              <w:rPr>
                <w:color w:val="0070C0"/>
              </w:rPr>
            </w:rPrChange>
          </w:rPr>
          <w:delText>– Supondo 21,5 milhões de operações com o banco anualmente. Extrapolando outras 21,5 milhões de operações que não acessam ao banco, tem-se cerca de 43/6,912 = 6,23 transações por segundo.</w:delText>
        </w:r>
      </w:del>
    </w:p>
    <w:p w14:paraId="6A33DE98" w14:textId="27648254" w:rsidR="00341B5B" w:rsidRPr="00A44348" w:rsidDel="00E9745A" w:rsidRDefault="003E6BDD" w:rsidP="00E9745A">
      <w:pPr>
        <w:widowControl/>
        <w:numPr>
          <w:ilvl w:val="0"/>
          <w:numId w:val="2"/>
        </w:numPr>
        <w:pBdr>
          <w:top w:val="nil"/>
          <w:left w:val="nil"/>
          <w:bottom w:val="nil"/>
          <w:right w:val="nil"/>
          <w:between w:val="nil"/>
        </w:pBdr>
        <w:spacing w:line="240" w:lineRule="auto"/>
        <w:jc w:val="both"/>
        <w:rPr>
          <w:del w:id="1962" w:author="Ines" w:date="2022-06-09T10:21:00Z"/>
          <w:color w:val="0070C0"/>
          <w:lang w:val="pt-BR"/>
          <w:rPrChange w:id="1963" w:author="Ines" w:date="2022-06-09T10:14:00Z">
            <w:rPr>
              <w:del w:id="1964" w:author="Ines" w:date="2022-06-09T10:21:00Z"/>
              <w:color w:val="0070C0"/>
            </w:rPr>
          </w:rPrChange>
        </w:rPr>
        <w:pPrChange w:id="1965" w:author="Ines" w:date="2022-06-09T10:21:00Z">
          <w:pPr>
            <w:widowControl/>
            <w:numPr>
              <w:numId w:val="2"/>
            </w:numPr>
            <w:pBdr>
              <w:top w:val="nil"/>
              <w:left w:val="nil"/>
              <w:bottom w:val="nil"/>
              <w:right w:val="nil"/>
              <w:between w:val="nil"/>
            </w:pBdr>
            <w:spacing w:line="240" w:lineRule="auto"/>
            <w:ind w:left="1428" w:hanging="360"/>
            <w:jc w:val="both"/>
          </w:pPr>
        </w:pPrChange>
      </w:pPr>
      <w:del w:id="1966" w:author="Ines" w:date="2022-06-09T10:21:00Z">
        <w:r w:rsidRPr="00A44348" w:rsidDel="00E9745A">
          <w:rPr>
            <w:b/>
            <w:color w:val="0070C0"/>
            <w:lang w:val="pt-BR"/>
            <w:rPrChange w:id="1967" w:author="Ines" w:date="2022-06-09T10:14:00Z">
              <w:rPr>
                <w:b/>
                <w:color w:val="0070C0"/>
              </w:rPr>
            </w:rPrChange>
          </w:rPr>
          <w:delText xml:space="preserve">Capacidade </w:delText>
        </w:r>
        <w:r w:rsidRPr="00A44348" w:rsidDel="00E9745A">
          <w:rPr>
            <w:color w:val="0070C0"/>
            <w:lang w:val="pt-BR"/>
            <w:rPrChange w:id="1968" w:author="Ines" w:date="2022-06-09T10:14:00Z">
              <w:rPr>
                <w:color w:val="0070C0"/>
              </w:rPr>
            </w:rPrChange>
          </w:rPr>
          <w:delText>– O sistema deve acomodar não simultaneamente os 32 mil usuários e simultaneamente os 7 mil usuários definidos anteriormente. Além disto, o sistema deve ter a capacidade de alocar recursos extras, proporcionais à taxa anual de crescimento de usuários.</w:delText>
        </w:r>
      </w:del>
    </w:p>
    <w:p w14:paraId="62EF5691" w14:textId="78C7723D" w:rsidR="00341B5B" w:rsidRPr="00A44348" w:rsidRDefault="003E6BDD" w:rsidP="00E9745A">
      <w:pPr>
        <w:widowControl/>
        <w:numPr>
          <w:ilvl w:val="0"/>
          <w:numId w:val="2"/>
        </w:numPr>
        <w:pBdr>
          <w:top w:val="nil"/>
          <w:left w:val="nil"/>
          <w:bottom w:val="nil"/>
          <w:right w:val="nil"/>
          <w:between w:val="nil"/>
        </w:pBdr>
        <w:spacing w:line="240" w:lineRule="auto"/>
        <w:jc w:val="both"/>
        <w:rPr>
          <w:color w:val="0070C0"/>
          <w:lang w:val="pt-BR"/>
          <w:rPrChange w:id="1969" w:author="Ines" w:date="2022-06-09T10:14:00Z">
            <w:rPr>
              <w:color w:val="0070C0"/>
            </w:rPr>
          </w:rPrChange>
        </w:rPr>
        <w:pPrChange w:id="1970" w:author="Ines" w:date="2022-06-09T10:21:00Z">
          <w:pPr>
            <w:widowControl/>
            <w:numPr>
              <w:numId w:val="2"/>
            </w:numPr>
            <w:pBdr>
              <w:top w:val="nil"/>
              <w:left w:val="nil"/>
              <w:bottom w:val="nil"/>
              <w:right w:val="nil"/>
              <w:between w:val="nil"/>
            </w:pBdr>
            <w:spacing w:line="240" w:lineRule="auto"/>
            <w:ind w:left="1428" w:hanging="360"/>
            <w:jc w:val="both"/>
          </w:pPr>
        </w:pPrChange>
      </w:pPr>
      <w:del w:id="1971" w:author="Ines" w:date="2022-06-09T10:21:00Z">
        <w:r w:rsidRPr="00A44348" w:rsidDel="00E9745A">
          <w:rPr>
            <w:b/>
            <w:color w:val="0070C0"/>
            <w:lang w:val="pt-BR"/>
            <w:rPrChange w:id="1972" w:author="Ines" w:date="2022-06-09T10:07:00Z">
              <w:rPr>
                <w:b/>
                <w:color w:val="0070C0"/>
              </w:rPr>
            </w:rPrChange>
          </w:rPr>
          <w:delText xml:space="preserve">Área de armazenamento </w:delText>
        </w:r>
        <w:r w:rsidRPr="00A44348" w:rsidDel="00E9745A">
          <w:rPr>
            <w:color w:val="0070C0"/>
            <w:lang w:val="pt-BR"/>
            <w:rPrChange w:id="1973" w:author="Ines" w:date="2022-06-09T10:07:00Z">
              <w:rPr>
                <w:color w:val="0070C0"/>
              </w:rPr>
            </w:rPrChange>
          </w:rPr>
          <w:delText>– Supondo que uma operação de cadastro, seja esta de Produto ou Serviço, ocupe 1024 bytes (1KB). Já uma operação de @ ou $ ocupa, em média, 10K. A área de armazenamento mínima anual deve ser de 11 GBytes para cadastros e outros 110Gbytes para @´s e $´s. A área de espaço ocupada não leva em conta o fonte do sistema e outros dados necessários ao sistema como banco  de regras, banco de técnicas de IC, banco de configurações de técnicas de IC, banco com os metadados do sistema, o Data Warehouse do sistema</w:delText>
        </w:r>
      </w:del>
      <w:del w:id="1974" w:author="Ines" w:date="2022-06-09T10:22:00Z">
        <w:r w:rsidRPr="00A44348" w:rsidDel="00EE7ECD">
          <w:rPr>
            <w:color w:val="0070C0"/>
            <w:lang w:val="pt-BR"/>
            <w:rPrChange w:id="1975" w:author="Ines" w:date="2022-06-09T10:07:00Z">
              <w:rPr>
                <w:color w:val="0070C0"/>
              </w:rPr>
            </w:rPrChange>
          </w:rPr>
          <w:delText xml:space="preserve">, entre outros. </w:delText>
        </w:r>
        <w:r w:rsidRPr="00A44348" w:rsidDel="00EE7ECD">
          <w:rPr>
            <w:color w:val="0070C0"/>
            <w:lang w:val="pt-BR"/>
            <w:rPrChange w:id="1976" w:author="Ines" w:date="2022-06-09T10:14:00Z">
              <w:rPr>
                <w:color w:val="0070C0"/>
              </w:rPr>
            </w:rPrChange>
          </w:rPr>
          <w:delText>Este espaço será definido na segunda fase do projeto, após a modelagem de dados.</w:delText>
        </w:r>
      </w:del>
    </w:p>
    <w:p w14:paraId="12D8E15B" w14:textId="77777777" w:rsidR="00341B5B" w:rsidRPr="00A44348" w:rsidRDefault="00341B5B">
      <w:pPr>
        <w:rPr>
          <w:lang w:val="pt-BR"/>
          <w:rPrChange w:id="1977" w:author="Ines" w:date="2022-06-09T10:14:00Z">
            <w:rPr/>
          </w:rPrChange>
        </w:rPr>
      </w:pPr>
    </w:p>
    <w:p w14:paraId="254A0A05" w14:textId="77777777" w:rsidR="00341B5B" w:rsidRDefault="003E6BDD">
      <w:pPr>
        <w:pStyle w:val="Ttulo2"/>
        <w:numPr>
          <w:ilvl w:val="1"/>
          <w:numId w:val="9"/>
        </w:numPr>
      </w:pPr>
      <w:bookmarkStart w:id="1978" w:name="_heading=h.ihv636" w:colFirst="0" w:colLast="0"/>
      <w:bookmarkEnd w:id="1978"/>
      <w:r>
        <w:t>Manutenibilidade</w:t>
      </w:r>
    </w:p>
    <w:p w14:paraId="246F30DE" w14:textId="460D7F73" w:rsidR="00341B5B" w:rsidDel="009529E5" w:rsidRDefault="003E6BDD" w:rsidP="009529E5">
      <w:pPr>
        <w:widowControl/>
        <w:pBdr>
          <w:top w:val="nil"/>
          <w:left w:val="nil"/>
          <w:bottom w:val="nil"/>
          <w:right w:val="nil"/>
          <w:between w:val="nil"/>
        </w:pBdr>
        <w:spacing w:line="240" w:lineRule="auto"/>
        <w:jc w:val="both"/>
        <w:rPr>
          <w:del w:id="1979" w:author="Ines" w:date="2022-06-09T10:40:00Z"/>
          <w:color w:val="000000"/>
        </w:rPr>
        <w:pPrChange w:id="1980" w:author="Ines" w:date="2022-06-09T10:40:00Z">
          <w:pPr>
            <w:widowControl/>
            <w:pBdr>
              <w:top w:val="nil"/>
              <w:left w:val="nil"/>
              <w:bottom w:val="nil"/>
              <w:right w:val="nil"/>
              <w:between w:val="nil"/>
            </w:pBdr>
            <w:spacing w:line="240" w:lineRule="auto"/>
            <w:ind w:left="708"/>
            <w:jc w:val="both"/>
          </w:pPr>
        </w:pPrChange>
      </w:pPr>
      <w:del w:id="1981" w:author="Ines" w:date="2022-06-09T10:40:00Z">
        <w:r w:rsidRPr="00A44348" w:rsidDel="009529E5">
          <w:rPr>
            <w:color w:val="000000"/>
            <w:lang w:val="pt-BR"/>
            <w:rPrChange w:id="1982" w:author="Ines" w:date="2022-06-09T10:07:00Z">
              <w:rPr>
                <w:color w:val="000000"/>
              </w:rPr>
            </w:rPrChange>
          </w:rPr>
          <w:delText xml:space="preserve">São os requisitos que definem a capacidade do sistema de suportar mudanças, evoluções e  reparos. </w:delText>
        </w:r>
        <w:r w:rsidDel="009529E5">
          <w:rPr>
            <w:color w:val="000000"/>
          </w:rPr>
          <w:delText>Definem a testabilidade, extensibilidade, adaptabilidade, compatibilidade, entre outros.</w:delText>
        </w:r>
      </w:del>
    </w:p>
    <w:p w14:paraId="58B28053" w14:textId="77777777" w:rsidR="00341B5B" w:rsidRDefault="00341B5B" w:rsidP="009529E5">
      <w:pPr>
        <w:widowControl/>
        <w:pBdr>
          <w:top w:val="nil"/>
          <w:left w:val="nil"/>
          <w:bottom w:val="nil"/>
          <w:right w:val="nil"/>
          <w:between w:val="nil"/>
        </w:pBdr>
        <w:spacing w:line="240" w:lineRule="auto"/>
        <w:jc w:val="both"/>
        <w:rPr>
          <w:color w:val="000000"/>
        </w:rPr>
        <w:pPrChange w:id="1983" w:author="Ines" w:date="2022-06-09T10:40:00Z">
          <w:pPr>
            <w:widowControl/>
            <w:pBdr>
              <w:top w:val="nil"/>
              <w:left w:val="nil"/>
              <w:bottom w:val="nil"/>
              <w:right w:val="nil"/>
              <w:between w:val="nil"/>
            </w:pBdr>
            <w:spacing w:line="240" w:lineRule="auto"/>
            <w:ind w:left="624"/>
            <w:jc w:val="both"/>
          </w:pPr>
        </w:pPrChange>
      </w:pPr>
    </w:p>
    <w:p w14:paraId="52F1DB86" w14:textId="6E533EE4" w:rsidR="00341B5B" w:rsidRPr="009529E5" w:rsidRDefault="003E6BDD">
      <w:pPr>
        <w:widowControl/>
        <w:numPr>
          <w:ilvl w:val="0"/>
          <w:numId w:val="3"/>
        </w:numPr>
        <w:spacing w:line="240" w:lineRule="auto"/>
        <w:jc w:val="both"/>
        <w:rPr>
          <w:lang w:val="pt-BR"/>
          <w:rPrChange w:id="1984" w:author="Ines" w:date="2022-06-09T10:40:00Z">
            <w:rPr>
              <w:color w:val="0070C0"/>
            </w:rPr>
          </w:rPrChange>
        </w:rPr>
      </w:pPr>
      <w:r w:rsidRPr="009529E5">
        <w:rPr>
          <w:b/>
          <w:lang w:val="pt-BR"/>
          <w:rPrChange w:id="1985" w:author="Ines" w:date="2022-06-09T10:40:00Z">
            <w:rPr>
              <w:b/>
              <w:color w:val="0070C0"/>
            </w:rPr>
          </w:rPrChange>
        </w:rPr>
        <w:lastRenderedPageBreak/>
        <w:t xml:space="preserve">Padrões de programação </w:t>
      </w:r>
      <w:r w:rsidRPr="009529E5">
        <w:rPr>
          <w:lang w:val="pt-BR"/>
          <w:rPrChange w:id="1986" w:author="Ines" w:date="2022-06-09T10:40:00Z">
            <w:rPr>
              <w:color w:val="0070C0"/>
            </w:rPr>
          </w:rPrChange>
        </w:rPr>
        <w:t xml:space="preserve">– Será adotado e adaptado o </w:t>
      </w:r>
      <w:ins w:id="1987" w:author="Ines" w:date="2022-06-09T10:37:00Z">
        <w:r w:rsidR="00880E60" w:rsidRPr="009529E5">
          <w:rPr>
            <w:lang w:val="pt-BR"/>
            <w:rPrChange w:id="1988" w:author="Ines" w:date="2022-06-09T10:40:00Z">
              <w:rPr>
                <w:color w:val="0070C0"/>
                <w:lang w:val="pt-BR"/>
              </w:rPr>
            </w:rPrChange>
          </w:rPr>
          <w:t xml:space="preserve">Atomic Design </w:t>
        </w:r>
      </w:ins>
      <w:del w:id="1989" w:author="Ines" w:date="2022-06-09T10:37:00Z">
        <w:r w:rsidRPr="009529E5" w:rsidDel="00880E60">
          <w:rPr>
            <w:lang w:val="pt-BR"/>
            <w:rPrChange w:id="1990" w:author="Ines" w:date="2022-06-09T10:40:00Z">
              <w:rPr>
                <w:color w:val="0070C0"/>
              </w:rPr>
            </w:rPrChange>
          </w:rPr>
          <w:delText xml:space="preserve">Java Programming Guideline, </w:delText>
        </w:r>
      </w:del>
      <w:r w:rsidRPr="009529E5">
        <w:rPr>
          <w:lang w:val="pt-BR"/>
          <w:rPrChange w:id="1991" w:author="Ines" w:date="2022-06-09T10:40:00Z">
            <w:rPr>
              <w:color w:val="0070C0"/>
            </w:rPr>
          </w:rPrChange>
        </w:rPr>
        <w:t xml:space="preserve">proposto por </w:t>
      </w:r>
      <w:del w:id="1992" w:author="Ines" w:date="2022-06-09T10:37:00Z">
        <w:r w:rsidRPr="009529E5" w:rsidDel="00880E60">
          <w:rPr>
            <w:lang w:val="pt-BR"/>
            <w:rPrChange w:id="1993" w:author="Ines" w:date="2022-06-09T10:40:00Z">
              <w:rPr>
                <w:color w:val="0070C0"/>
              </w:rPr>
            </w:rPrChange>
          </w:rPr>
          <w:delText>Scott Ambler.</w:delText>
        </w:r>
      </w:del>
      <w:ins w:id="1994" w:author="Ines" w:date="2022-06-09T10:37:00Z">
        <w:r w:rsidR="00880E60" w:rsidRPr="009529E5">
          <w:rPr>
            <w:lang w:val="pt-BR"/>
            <w:rPrChange w:id="1995" w:author="Ines" w:date="2022-06-09T10:40:00Z">
              <w:rPr>
                <w:color w:val="0070C0"/>
                <w:lang w:val="pt-BR"/>
              </w:rPr>
            </w:rPrChange>
          </w:rPr>
          <w:t>Brad Frost.</w:t>
        </w:r>
      </w:ins>
    </w:p>
    <w:p w14:paraId="237F88AF" w14:textId="221DFD15" w:rsidR="00341B5B" w:rsidRPr="009529E5" w:rsidRDefault="003E6BDD">
      <w:pPr>
        <w:widowControl/>
        <w:numPr>
          <w:ilvl w:val="0"/>
          <w:numId w:val="3"/>
        </w:numPr>
        <w:pBdr>
          <w:top w:val="nil"/>
          <w:left w:val="nil"/>
          <w:bottom w:val="nil"/>
          <w:right w:val="nil"/>
          <w:between w:val="nil"/>
        </w:pBdr>
        <w:spacing w:line="240" w:lineRule="auto"/>
        <w:jc w:val="both"/>
        <w:rPr>
          <w:lang w:val="pt-BR"/>
          <w:rPrChange w:id="1996" w:author="Ines" w:date="2022-06-09T10:40:00Z">
            <w:rPr>
              <w:color w:val="0070C0"/>
            </w:rPr>
          </w:rPrChange>
        </w:rPr>
      </w:pPr>
      <w:r w:rsidRPr="009529E5">
        <w:rPr>
          <w:b/>
          <w:lang w:val="pt-BR"/>
          <w:rPrChange w:id="1997" w:author="Ines" w:date="2022-06-09T10:40:00Z">
            <w:rPr>
              <w:b/>
              <w:color w:val="0070C0"/>
            </w:rPr>
          </w:rPrChange>
        </w:rPr>
        <w:t xml:space="preserve">Padrões Gerais </w:t>
      </w:r>
      <w:r w:rsidRPr="009529E5">
        <w:rPr>
          <w:lang w:val="pt-BR"/>
          <w:rPrChange w:id="1998" w:author="Ines" w:date="2022-06-09T10:40:00Z">
            <w:rPr>
              <w:color w:val="0070C0"/>
            </w:rPr>
          </w:rPrChange>
        </w:rPr>
        <w:t xml:space="preserve">– </w:t>
      </w:r>
      <w:del w:id="1999" w:author="Ines" w:date="2022-06-09T10:40:00Z">
        <w:r w:rsidRPr="009529E5" w:rsidDel="009529E5">
          <w:rPr>
            <w:lang w:val="pt-BR"/>
            <w:rPrChange w:id="2000" w:author="Ines" w:date="2022-06-09T10:40:00Z">
              <w:rPr>
                <w:color w:val="0070C0"/>
              </w:rPr>
            </w:rPrChange>
          </w:rPr>
          <w:delText>Os layouts do sistema, por exemplo, Web ou DESKTOP, deve</w:delText>
        </w:r>
      </w:del>
      <w:ins w:id="2001" w:author="Ines" w:date="2022-06-09T10:40:00Z">
        <w:r w:rsidR="009529E5" w:rsidRPr="009529E5">
          <w:rPr>
            <w:lang w:val="pt-BR"/>
            <w:rPrChange w:id="2002" w:author="Ines" w:date="2022-06-09T10:40:00Z">
              <w:rPr>
                <w:lang w:val="pt-BR"/>
              </w:rPr>
            </w:rPrChange>
          </w:rPr>
          <w:t>Os layouts do sistema, por exemplo, Web ou DESKTOP, devem</w:t>
        </w:r>
      </w:ins>
      <w:r w:rsidRPr="009529E5">
        <w:rPr>
          <w:lang w:val="pt-BR"/>
          <w:rPrChange w:id="2003" w:author="Ines" w:date="2022-06-09T10:40:00Z">
            <w:rPr>
              <w:color w:val="0070C0"/>
            </w:rPr>
          </w:rPrChange>
        </w:rPr>
        <w:t xml:space="preserve"> seguir o mesmo padrão adotado para o sistema RTW da empresa XYZ, feito em Java.</w:t>
      </w:r>
    </w:p>
    <w:p w14:paraId="6EAB75B7" w14:textId="77777777" w:rsidR="00341B5B" w:rsidRPr="009529E5" w:rsidRDefault="003E6BDD">
      <w:pPr>
        <w:widowControl/>
        <w:pBdr>
          <w:top w:val="nil"/>
          <w:left w:val="nil"/>
          <w:bottom w:val="nil"/>
          <w:right w:val="nil"/>
          <w:between w:val="nil"/>
        </w:pBdr>
        <w:spacing w:line="240" w:lineRule="auto"/>
        <w:ind w:left="1068" w:firstLine="348"/>
        <w:jc w:val="both"/>
        <w:rPr>
          <w:lang w:val="pt-BR"/>
          <w:rPrChange w:id="2004" w:author="Ines" w:date="2022-06-09T10:40:00Z">
            <w:rPr>
              <w:color w:val="0070C0"/>
            </w:rPr>
          </w:rPrChange>
        </w:rPr>
      </w:pPr>
      <w:r w:rsidRPr="009529E5">
        <w:rPr>
          <w:lang w:val="pt-BR"/>
          <w:rPrChange w:id="2005" w:author="Ines" w:date="2022-06-09T10:40:00Z">
            <w:rPr>
              <w:color w:val="0070C0"/>
            </w:rPr>
          </w:rPrChange>
        </w:rPr>
        <w:t>A arquitetura do sistema será baseada no modelo MVC (Model View Controller).</w:t>
      </w:r>
    </w:p>
    <w:p w14:paraId="64871E25" w14:textId="12DE4E6A" w:rsidR="004E7218" w:rsidRPr="009529E5" w:rsidRDefault="004E7218" w:rsidP="004E7218">
      <w:pPr>
        <w:widowControl/>
        <w:numPr>
          <w:ilvl w:val="0"/>
          <w:numId w:val="3"/>
        </w:numPr>
        <w:spacing w:line="240" w:lineRule="auto"/>
        <w:jc w:val="both"/>
        <w:textAlignment w:val="baseline"/>
        <w:rPr>
          <w:ins w:id="2006" w:author="Ines" w:date="2022-06-09T10:39:00Z"/>
          <w:lang w:val="pt-BR" w:eastAsia="pt-BR"/>
          <w:rPrChange w:id="2007" w:author="Ines" w:date="2022-06-09T10:40:00Z">
            <w:rPr>
              <w:ins w:id="2008" w:author="Ines" w:date="2022-06-09T10:39:00Z"/>
              <w:color w:val="000000" w:themeColor="text1"/>
              <w:lang w:val="pt-BR" w:eastAsia="pt-BR"/>
            </w:rPr>
          </w:rPrChange>
        </w:rPr>
      </w:pPr>
      <w:ins w:id="2009" w:author="Ines" w:date="2022-06-09T10:38:00Z">
        <w:r w:rsidRPr="009529E5">
          <w:rPr>
            <w:b/>
            <w:bCs/>
            <w:lang w:val="pt-BR" w:eastAsia="pt-BR"/>
            <w:rPrChange w:id="2010" w:author="Ines" w:date="2022-06-09T10:40:00Z">
              <w:rPr>
                <w:b/>
                <w:bCs/>
                <w:color w:val="000000" w:themeColor="text1"/>
                <w:lang w:eastAsia="pt-BR"/>
              </w:rPr>
            </w:rPrChange>
          </w:rPr>
          <w:t xml:space="preserve">Características de extensibilidade de linguagem adotada </w:t>
        </w:r>
        <w:r w:rsidRPr="009529E5">
          <w:rPr>
            <w:lang w:val="pt-BR" w:eastAsia="pt-BR"/>
            <w:rPrChange w:id="2011" w:author="Ines" w:date="2022-06-09T10:40:00Z">
              <w:rPr>
                <w:color w:val="000000" w:themeColor="text1"/>
                <w:lang w:eastAsia="pt-BR"/>
              </w:rPr>
            </w:rPrChange>
          </w:rPr>
          <w:t>– Implementando o software seguindo os guias, o projeto terá fácil extensibilidade devido a arquitetura do framework utilizado.</w:t>
        </w:r>
      </w:ins>
    </w:p>
    <w:p w14:paraId="428E1FAD" w14:textId="77777777" w:rsidR="00795297" w:rsidRPr="009529E5" w:rsidRDefault="00795297" w:rsidP="00795297">
      <w:pPr>
        <w:widowControl/>
        <w:numPr>
          <w:ilvl w:val="0"/>
          <w:numId w:val="3"/>
        </w:numPr>
        <w:spacing w:line="240" w:lineRule="auto"/>
        <w:jc w:val="both"/>
        <w:textAlignment w:val="baseline"/>
        <w:rPr>
          <w:ins w:id="2012" w:author="Ines" w:date="2022-06-09T10:39:00Z"/>
          <w:lang w:val="pt-BR" w:eastAsia="pt-BR"/>
          <w:rPrChange w:id="2013" w:author="Ines" w:date="2022-06-09T10:40:00Z">
            <w:rPr>
              <w:ins w:id="2014" w:author="Ines" w:date="2022-06-09T10:39:00Z"/>
              <w:color w:val="000000" w:themeColor="text1"/>
              <w:lang w:eastAsia="pt-BR"/>
            </w:rPr>
          </w:rPrChange>
        </w:rPr>
      </w:pPr>
      <w:ins w:id="2015" w:author="Ines" w:date="2022-06-09T10:39:00Z">
        <w:r w:rsidRPr="009529E5">
          <w:rPr>
            <w:b/>
            <w:bCs/>
            <w:lang w:val="pt-BR" w:eastAsia="pt-BR"/>
            <w:rPrChange w:id="2016" w:author="Ines" w:date="2022-06-09T10:40:00Z">
              <w:rPr>
                <w:b/>
                <w:bCs/>
                <w:color w:val="000000" w:themeColor="text1"/>
                <w:lang w:eastAsia="pt-BR"/>
              </w:rPr>
            </w:rPrChange>
          </w:rPr>
          <w:t>Facilidades de inicialização</w:t>
        </w:r>
        <w:r w:rsidRPr="009529E5">
          <w:rPr>
            <w:lang w:val="pt-BR" w:eastAsia="pt-BR"/>
            <w:rPrChange w:id="2017" w:author="Ines" w:date="2022-06-09T10:40:00Z">
              <w:rPr>
                <w:color w:val="000000" w:themeColor="text1"/>
                <w:lang w:eastAsia="pt-BR"/>
              </w:rPr>
            </w:rPrChange>
          </w:rPr>
          <w:t xml:space="preserve"> – O sistema deve ser de fácil inicialização e exigir pouco desempenho dos computadores nos quais serão instalados. Ressalta-se, ainda, que esta característica é fundamental, pois os usuários são pessoas com pouco conhecimento de informática.</w:t>
        </w:r>
      </w:ins>
    </w:p>
    <w:p w14:paraId="13320084" w14:textId="77777777" w:rsidR="008C2076" w:rsidRPr="009529E5" w:rsidRDefault="008C2076" w:rsidP="008C2076">
      <w:pPr>
        <w:pStyle w:val="PSDS-CorpodeTexto"/>
        <w:numPr>
          <w:ilvl w:val="0"/>
          <w:numId w:val="3"/>
        </w:numPr>
        <w:jc w:val="both"/>
        <w:rPr>
          <w:ins w:id="2018" w:author="Ines" w:date="2022-06-09T10:40:00Z"/>
          <w:rFonts w:ascii="Times New Roman" w:hAnsi="Times New Roman"/>
          <w:rPrChange w:id="2019" w:author="Ines" w:date="2022-06-09T10:40:00Z">
            <w:rPr>
              <w:ins w:id="2020" w:author="Ines" w:date="2022-06-09T10:40:00Z"/>
              <w:rFonts w:ascii="Times New Roman" w:hAnsi="Times New Roman"/>
              <w:color w:val="000000" w:themeColor="text1"/>
            </w:rPr>
          </w:rPrChange>
        </w:rPr>
      </w:pPr>
      <w:ins w:id="2021" w:author="Ines" w:date="2022-06-09T10:40:00Z">
        <w:r w:rsidRPr="009529E5">
          <w:rPr>
            <w:rFonts w:ascii="Times New Roman" w:hAnsi="Times New Roman"/>
            <w:b/>
            <w:bCs/>
            <w:rPrChange w:id="2022" w:author="Ines" w:date="2022-06-09T10:40:00Z">
              <w:rPr>
                <w:rFonts w:ascii="Times New Roman" w:hAnsi="Times New Roman"/>
                <w:b/>
                <w:bCs/>
                <w:color w:val="000000" w:themeColor="text1"/>
              </w:rPr>
            </w:rPrChange>
          </w:rPr>
          <w:t>Elaboração e Distribuição de novas versões</w:t>
        </w:r>
        <w:r w:rsidRPr="009529E5">
          <w:rPr>
            <w:rFonts w:ascii="Times New Roman" w:hAnsi="Times New Roman"/>
            <w:rPrChange w:id="2023" w:author="Ines" w:date="2022-06-09T10:40:00Z">
              <w:rPr>
                <w:rFonts w:ascii="Times New Roman" w:hAnsi="Times New Roman"/>
                <w:color w:val="000000" w:themeColor="text1"/>
              </w:rPr>
            </w:rPrChange>
          </w:rPr>
          <w:t xml:space="preserve"> – Deverá existir um gerenciamento para controlar a elaboração de novas versões do subsistema. Também deverá haver um controle para a distribuição das últimas versões para as partes interessadas. É sugerida a adoção do mecanismo de release da plataforma GitHub/GitLab.</w:t>
        </w:r>
      </w:ins>
    </w:p>
    <w:p w14:paraId="784A7A2E" w14:textId="77777777" w:rsidR="009529E5" w:rsidRPr="009529E5" w:rsidRDefault="009529E5" w:rsidP="009529E5">
      <w:pPr>
        <w:pStyle w:val="PSDS-CorpodeTexto"/>
        <w:numPr>
          <w:ilvl w:val="0"/>
          <w:numId w:val="3"/>
        </w:numPr>
        <w:jc w:val="both"/>
        <w:rPr>
          <w:ins w:id="2024" w:author="Ines" w:date="2022-06-09T10:40:00Z"/>
          <w:b/>
          <w:bCs/>
          <w:rPrChange w:id="2025" w:author="Ines" w:date="2022-06-09T10:40:00Z">
            <w:rPr>
              <w:ins w:id="2026" w:author="Ines" w:date="2022-06-09T10:40:00Z"/>
              <w:b/>
              <w:bCs/>
              <w:color w:val="0070C0"/>
            </w:rPr>
          </w:rPrChange>
        </w:rPr>
      </w:pPr>
      <w:ins w:id="2027" w:author="Ines" w:date="2022-06-09T10:40:00Z">
        <w:r w:rsidRPr="009529E5">
          <w:rPr>
            <w:b/>
            <w:bCs/>
            <w:rPrChange w:id="2028" w:author="Ines" w:date="2022-06-09T10:40:00Z">
              <w:rPr>
                <w:b/>
                <w:bCs/>
                <w:color w:val="000000" w:themeColor="text1"/>
              </w:rPr>
            </w:rPrChange>
          </w:rPr>
          <w:t xml:space="preserve">Mídia e armazenamento </w:t>
        </w:r>
        <w:r w:rsidRPr="009529E5">
          <w:rPr>
            <w:rPrChange w:id="2029" w:author="Ines" w:date="2022-06-09T10:40:00Z">
              <w:rPr>
                <w:color w:val="000000" w:themeColor="text1"/>
              </w:rPr>
            </w:rPrChange>
          </w:rPr>
          <w:t xml:space="preserve">– Os dados do sistema serão armazenados em um banco de dados para que seja possível registrar as informações inseridas durante a execução do programa.  </w:t>
        </w:r>
      </w:ins>
    </w:p>
    <w:p w14:paraId="42CFED02" w14:textId="6DBC1BE5" w:rsidR="00341B5B" w:rsidRPr="00A44348" w:rsidDel="004E7218" w:rsidRDefault="003E6BDD">
      <w:pPr>
        <w:widowControl/>
        <w:numPr>
          <w:ilvl w:val="0"/>
          <w:numId w:val="3"/>
        </w:numPr>
        <w:spacing w:line="240" w:lineRule="auto"/>
        <w:jc w:val="both"/>
        <w:rPr>
          <w:del w:id="2030" w:author="Ines" w:date="2022-06-09T10:38:00Z"/>
          <w:color w:val="0070C0"/>
          <w:lang w:val="pt-BR"/>
          <w:rPrChange w:id="2031" w:author="Ines" w:date="2022-06-09T10:14:00Z">
            <w:rPr>
              <w:del w:id="2032" w:author="Ines" w:date="2022-06-09T10:38:00Z"/>
              <w:color w:val="0070C0"/>
            </w:rPr>
          </w:rPrChange>
        </w:rPr>
      </w:pPr>
      <w:del w:id="2033" w:author="Ines" w:date="2022-06-09T10:38:00Z">
        <w:r w:rsidRPr="00A44348" w:rsidDel="004E7218">
          <w:rPr>
            <w:b/>
            <w:color w:val="0070C0"/>
            <w:lang w:val="pt-BR"/>
            <w:rPrChange w:id="2034" w:author="Ines" w:date="2022-06-09T10:14:00Z">
              <w:rPr>
                <w:b/>
                <w:color w:val="0070C0"/>
              </w:rPr>
            </w:rPrChange>
          </w:rPr>
          <w:delText xml:space="preserve">Ferramentas de avaliação de impacto </w:delText>
        </w:r>
        <w:r w:rsidRPr="00A44348" w:rsidDel="004E7218">
          <w:rPr>
            <w:color w:val="0070C0"/>
            <w:lang w:val="pt-BR"/>
            <w:rPrChange w:id="2035" w:author="Ines" w:date="2022-06-09T10:14:00Z">
              <w:rPr>
                <w:color w:val="0070C0"/>
              </w:rPr>
            </w:rPrChange>
          </w:rPr>
          <w:delText>– Deverá ser adotado mecanismos propostos pela disciplina de Gerência de Configuração e Mudanças do RUP.</w:delText>
        </w:r>
      </w:del>
    </w:p>
    <w:p w14:paraId="3DC4458F" w14:textId="5316807E" w:rsidR="00341B5B" w:rsidRPr="00A44348" w:rsidDel="009529E5" w:rsidRDefault="003E6BDD">
      <w:pPr>
        <w:widowControl/>
        <w:numPr>
          <w:ilvl w:val="0"/>
          <w:numId w:val="3"/>
        </w:numPr>
        <w:spacing w:line="240" w:lineRule="auto"/>
        <w:jc w:val="both"/>
        <w:rPr>
          <w:del w:id="2036" w:author="Ines" w:date="2022-06-09T10:40:00Z"/>
          <w:color w:val="0070C0"/>
          <w:lang w:val="pt-BR"/>
          <w:rPrChange w:id="2037" w:author="Ines" w:date="2022-06-09T10:07:00Z">
            <w:rPr>
              <w:del w:id="2038" w:author="Ines" w:date="2022-06-09T10:40:00Z"/>
              <w:color w:val="0070C0"/>
            </w:rPr>
          </w:rPrChange>
        </w:rPr>
      </w:pPr>
      <w:del w:id="2039" w:author="Ines" w:date="2022-06-09T10:40:00Z">
        <w:r w:rsidRPr="00A44348" w:rsidDel="009529E5">
          <w:rPr>
            <w:b/>
            <w:color w:val="0070C0"/>
            <w:lang w:val="pt-BR"/>
            <w:rPrChange w:id="2040" w:author="Ines" w:date="2022-06-09T10:07:00Z">
              <w:rPr>
                <w:b/>
                <w:color w:val="0070C0"/>
              </w:rPr>
            </w:rPrChange>
          </w:rPr>
          <w:delText xml:space="preserve">Características de extensibilidade de linguagem adotada </w:delText>
        </w:r>
        <w:r w:rsidRPr="00A44348" w:rsidDel="009529E5">
          <w:rPr>
            <w:color w:val="0070C0"/>
            <w:lang w:val="pt-BR"/>
            <w:rPrChange w:id="2041" w:author="Ines" w:date="2022-06-09T10:07:00Z">
              <w:rPr>
                <w:color w:val="0070C0"/>
              </w:rPr>
            </w:rPrChange>
          </w:rPr>
          <w:delText>– Os componentes a serem desenvolvidos para o sistema devem possuir extensibilidade, ou seja, devem facilitar a adição de novas características que se fizerem necessárias.</w:delText>
        </w:r>
      </w:del>
    </w:p>
    <w:p w14:paraId="2DAD6501" w14:textId="32D560D1" w:rsidR="00341B5B" w:rsidRPr="00A44348" w:rsidDel="009529E5" w:rsidRDefault="003E6BDD">
      <w:pPr>
        <w:widowControl/>
        <w:numPr>
          <w:ilvl w:val="0"/>
          <w:numId w:val="3"/>
        </w:numPr>
        <w:spacing w:line="240" w:lineRule="auto"/>
        <w:jc w:val="both"/>
        <w:rPr>
          <w:del w:id="2042" w:author="Ines" w:date="2022-06-09T10:40:00Z"/>
          <w:color w:val="0070C0"/>
          <w:lang w:val="pt-BR"/>
          <w:rPrChange w:id="2043" w:author="Ines" w:date="2022-06-09T10:14:00Z">
            <w:rPr>
              <w:del w:id="2044" w:author="Ines" w:date="2022-06-09T10:40:00Z"/>
              <w:color w:val="0070C0"/>
            </w:rPr>
          </w:rPrChange>
        </w:rPr>
      </w:pPr>
      <w:del w:id="2045" w:author="Ines" w:date="2022-06-09T10:40:00Z">
        <w:r w:rsidRPr="00A44348" w:rsidDel="009529E5">
          <w:rPr>
            <w:b/>
            <w:color w:val="0070C0"/>
            <w:lang w:val="pt-BR"/>
            <w:rPrChange w:id="2046" w:author="Ines" w:date="2022-06-09T10:14:00Z">
              <w:rPr>
                <w:b/>
                <w:color w:val="0070C0"/>
              </w:rPr>
            </w:rPrChange>
          </w:rPr>
          <w:delText xml:space="preserve">Facilidades de instalação </w:delText>
        </w:r>
        <w:r w:rsidRPr="00A44348" w:rsidDel="009529E5">
          <w:rPr>
            <w:color w:val="0070C0"/>
            <w:lang w:val="pt-BR"/>
            <w:rPrChange w:id="2047" w:author="Ines" w:date="2022-06-09T10:14:00Z">
              <w:rPr>
                <w:color w:val="0070C0"/>
              </w:rPr>
            </w:rPrChange>
          </w:rPr>
          <w:delText>– O sistema deve possuir mecanismos de facilitação de instalação. Ressalta-se, ainda, que esta característica é fundamental, pois os usuários são pessoas com pouco conhecimento de informati</w:delText>
        </w:r>
        <w:r w:rsidRPr="00A44348" w:rsidDel="009529E5">
          <w:rPr>
            <w:i/>
            <w:color w:val="0070C0"/>
            <w:lang w:val="pt-BR"/>
            <w:rPrChange w:id="2048" w:author="Ines" w:date="2022-06-09T10:14:00Z">
              <w:rPr>
                <w:i/>
                <w:color w:val="0070C0"/>
              </w:rPr>
            </w:rPrChange>
          </w:rPr>
          <w:delText>ca</w:delText>
        </w:r>
        <w:r w:rsidRPr="00A44348" w:rsidDel="009529E5">
          <w:rPr>
            <w:color w:val="0070C0"/>
            <w:lang w:val="pt-BR"/>
            <w:rPrChange w:id="2049" w:author="Ines" w:date="2022-06-09T10:14:00Z">
              <w:rPr>
                <w:color w:val="0070C0"/>
              </w:rPr>
            </w:rPrChange>
          </w:rPr>
          <w:delText>. Assim, por exemplo, os módulos desktop dos cadastros devem possuir uma facilidade de instalação similar a do sistema RTW da empresa XYZ.</w:delText>
        </w:r>
      </w:del>
    </w:p>
    <w:p w14:paraId="700899F9" w14:textId="4925C0BD" w:rsidR="00341B5B" w:rsidRPr="00A44348" w:rsidDel="009529E5" w:rsidRDefault="003E6BDD">
      <w:pPr>
        <w:widowControl/>
        <w:numPr>
          <w:ilvl w:val="0"/>
          <w:numId w:val="3"/>
        </w:numPr>
        <w:spacing w:line="240" w:lineRule="auto"/>
        <w:jc w:val="both"/>
        <w:rPr>
          <w:del w:id="2050" w:author="Ines" w:date="2022-06-09T10:40:00Z"/>
          <w:color w:val="0070C0"/>
          <w:lang w:val="pt-BR"/>
          <w:rPrChange w:id="2051" w:author="Ines" w:date="2022-06-09T10:14:00Z">
            <w:rPr>
              <w:del w:id="2052" w:author="Ines" w:date="2022-06-09T10:40:00Z"/>
              <w:color w:val="0070C0"/>
            </w:rPr>
          </w:rPrChange>
        </w:rPr>
      </w:pPr>
      <w:del w:id="2053" w:author="Ines" w:date="2022-06-09T10:40:00Z">
        <w:r w:rsidRPr="00A44348" w:rsidDel="009529E5">
          <w:rPr>
            <w:b/>
            <w:color w:val="0070C0"/>
            <w:lang w:val="pt-BR"/>
            <w:rPrChange w:id="2054" w:author="Ines" w:date="2022-06-09T10:07:00Z">
              <w:rPr>
                <w:b/>
                <w:color w:val="0070C0"/>
              </w:rPr>
            </w:rPrChange>
          </w:rPr>
          <w:delText xml:space="preserve">Elaboração e Distribuição de novas versões </w:delText>
        </w:r>
        <w:r w:rsidRPr="00A44348" w:rsidDel="009529E5">
          <w:rPr>
            <w:color w:val="0070C0"/>
            <w:lang w:val="pt-BR"/>
            <w:rPrChange w:id="2055" w:author="Ines" w:date="2022-06-09T10:07:00Z">
              <w:rPr>
                <w:color w:val="0070C0"/>
              </w:rPr>
            </w:rPrChange>
          </w:rPr>
          <w:delText xml:space="preserve">– Deverá existir um gerenciamento para controlar a elaboração de novas versões do subsistema. </w:delText>
        </w:r>
        <w:r w:rsidRPr="00A44348" w:rsidDel="009529E5">
          <w:rPr>
            <w:color w:val="0070C0"/>
            <w:lang w:val="pt-BR"/>
            <w:rPrChange w:id="2056" w:author="Ines" w:date="2022-06-09T10:14:00Z">
              <w:rPr>
                <w:color w:val="0070C0"/>
              </w:rPr>
            </w:rPrChange>
          </w:rPr>
          <w:delText>Também deverá haver um controle para a distribuição das últimas versões para as partes interessadas. Poderá ser adotado mecanismos propostos pela disciplina de Gerência de Configuração e Mudanças do RUP.</w:delText>
        </w:r>
      </w:del>
    </w:p>
    <w:p w14:paraId="1507D1A8" w14:textId="3A1F0434" w:rsidR="00341B5B" w:rsidRPr="00A44348" w:rsidDel="009529E5" w:rsidRDefault="003E6BDD">
      <w:pPr>
        <w:widowControl/>
        <w:numPr>
          <w:ilvl w:val="0"/>
          <w:numId w:val="3"/>
        </w:numPr>
        <w:pBdr>
          <w:top w:val="nil"/>
          <w:left w:val="nil"/>
          <w:bottom w:val="nil"/>
          <w:right w:val="nil"/>
          <w:between w:val="nil"/>
        </w:pBdr>
        <w:spacing w:line="240" w:lineRule="auto"/>
        <w:jc w:val="both"/>
        <w:rPr>
          <w:del w:id="2057" w:author="Ines" w:date="2022-06-09T10:40:00Z"/>
          <w:color w:val="0070C0"/>
          <w:lang w:val="pt-BR"/>
          <w:rPrChange w:id="2058" w:author="Ines" w:date="2022-06-09T10:14:00Z">
            <w:rPr>
              <w:del w:id="2059" w:author="Ines" w:date="2022-06-09T10:40:00Z"/>
              <w:color w:val="0070C0"/>
            </w:rPr>
          </w:rPrChange>
        </w:rPr>
      </w:pPr>
      <w:del w:id="2060" w:author="Ines" w:date="2022-06-09T10:40:00Z">
        <w:r w:rsidRPr="00A44348" w:rsidDel="009529E5">
          <w:rPr>
            <w:b/>
            <w:color w:val="0070C0"/>
            <w:lang w:val="pt-BR"/>
            <w:rPrChange w:id="2061" w:author="Ines" w:date="2022-06-09T10:14:00Z">
              <w:rPr>
                <w:b/>
                <w:color w:val="0070C0"/>
              </w:rPr>
            </w:rPrChange>
          </w:rPr>
          <w:delText xml:space="preserve">Interoperabilidade </w:delText>
        </w:r>
        <w:r w:rsidRPr="00A44348" w:rsidDel="009529E5">
          <w:rPr>
            <w:color w:val="0070C0"/>
            <w:lang w:val="pt-BR"/>
            <w:rPrChange w:id="2062" w:author="Ines" w:date="2022-06-09T10:14:00Z">
              <w:rPr>
                <w:color w:val="0070C0"/>
              </w:rPr>
            </w:rPrChange>
          </w:rPr>
          <w:delText>– O sistema deve considerar dados de entrada e saída que são mantidos em sistemas externos, ou seja, sistemas que estão fora do domínio do sub-sistema. Assim, deverá haver interoperabilidade entre o sistema e sistemas legados. As regras para este inter-relacionamento deverão ser estabelecidas na próxima fase.</w:delText>
        </w:r>
      </w:del>
    </w:p>
    <w:p w14:paraId="6802D898" w14:textId="792D2035" w:rsidR="00341B5B" w:rsidRPr="00A44348" w:rsidDel="009529E5" w:rsidRDefault="003E6BDD">
      <w:pPr>
        <w:widowControl/>
        <w:numPr>
          <w:ilvl w:val="0"/>
          <w:numId w:val="3"/>
        </w:numPr>
        <w:pBdr>
          <w:top w:val="nil"/>
          <w:left w:val="nil"/>
          <w:bottom w:val="nil"/>
          <w:right w:val="nil"/>
          <w:between w:val="nil"/>
        </w:pBdr>
        <w:spacing w:line="240" w:lineRule="auto"/>
        <w:jc w:val="both"/>
        <w:rPr>
          <w:del w:id="2063" w:author="Ines" w:date="2022-06-09T10:40:00Z"/>
          <w:color w:val="0070C0"/>
          <w:lang w:val="pt-BR"/>
          <w:rPrChange w:id="2064" w:author="Ines" w:date="2022-06-09T10:14:00Z">
            <w:rPr>
              <w:del w:id="2065" w:author="Ines" w:date="2022-06-09T10:40:00Z"/>
              <w:color w:val="0070C0"/>
            </w:rPr>
          </w:rPrChange>
        </w:rPr>
      </w:pPr>
      <w:del w:id="2066" w:author="Ines" w:date="2022-06-09T10:40:00Z">
        <w:r w:rsidRPr="00A44348" w:rsidDel="009529E5">
          <w:rPr>
            <w:b/>
            <w:color w:val="0070C0"/>
            <w:lang w:val="pt-BR"/>
            <w:rPrChange w:id="2067" w:author="Ines" w:date="2022-06-09T10:14:00Z">
              <w:rPr>
                <w:b/>
                <w:color w:val="0070C0"/>
              </w:rPr>
            </w:rPrChange>
          </w:rPr>
          <w:delText xml:space="preserve">Mídia de Armazenamento </w:delText>
        </w:r>
        <w:r w:rsidRPr="00A44348" w:rsidDel="009529E5">
          <w:rPr>
            <w:color w:val="0070C0"/>
            <w:lang w:val="pt-BR"/>
            <w:rPrChange w:id="2068" w:author="Ines" w:date="2022-06-09T10:14:00Z">
              <w:rPr>
                <w:color w:val="0070C0"/>
              </w:rPr>
            </w:rPrChange>
          </w:rPr>
          <w:delText>– A mídia de armazenamento para os dados persistentes e temporários do sub-sistema serão discos rígidos (HD). Já para os dados de backup, a mídia será definida na próxima fase.</w:delText>
        </w:r>
      </w:del>
    </w:p>
    <w:p w14:paraId="503C32C2" w14:textId="77777777" w:rsidR="00341B5B" w:rsidRPr="00A44348" w:rsidRDefault="00341B5B">
      <w:pPr>
        <w:rPr>
          <w:lang w:val="pt-BR"/>
          <w:rPrChange w:id="2069" w:author="Ines" w:date="2022-06-09T10:14:00Z">
            <w:rPr/>
          </w:rPrChange>
        </w:rPr>
      </w:pPr>
    </w:p>
    <w:p w14:paraId="307419C3" w14:textId="4AD57E15" w:rsidR="00341B5B" w:rsidRDefault="003E6BDD">
      <w:pPr>
        <w:pStyle w:val="Ttulo2"/>
        <w:numPr>
          <w:ilvl w:val="1"/>
          <w:numId w:val="9"/>
        </w:numPr>
        <w:rPr>
          <w:ins w:id="2070" w:author="Ines" w:date="2022-06-09T10:33:00Z"/>
        </w:rPr>
      </w:pPr>
      <w:bookmarkStart w:id="2071" w:name="_heading=h.32hioqz" w:colFirst="0" w:colLast="0"/>
      <w:bookmarkEnd w:id="2071"/>
      <w:r>
        <w:t>Portabilidade</w:t>
      </w:r>
    </w:p>
    <w:p w14:paraId="7B52D8A5" w14:textId="77777777" w:rsidR="00405565" w:rsidRPr="00405565" w:rsidRDefault="00405565" w:rsidP="00405565">
      <w:pPr>
        <w:rPr>
          <w:rPrChange w:id="2072" w:author="Ines" w:date="2022-06-09T10:33:00Z">
            <w:rPr/>
          </w:rPrChange>
        </w:rPr>
        <w:pPrChange w:id="2073" w:author="Ines" w:date="2022-06-09T10:33:00Z">
          <w:pPr>
            <w:pStyle w:val="Ttulo2"/>
            <w:numPr>
              <w:numId w:val="9"/>
            </w:numPr>
            <w:ind w:left="0" w:firstLine="0"/>
          </w:pPr>
        </w:pPrChange>
      </w:pPr>
    </w:p>
    <w:p w14:paraId="7C4F38FF" w14:textId="77777777" w:rsidR="00405565" w:rsidRDefault="00405565" w:rsidP="00405565">
      <w:pPr>
        <w:pStyle w:val="NormalWeb"/>
        <w:numPr>
          <w:ilvl w:val="0"/>
          <w:numId w:val="30"/>
        </w:numPr>
        <w:spacing w:before="0" w:beforeAutospacing="0" w:after="0" w:afterAutospacing="0"/>
        <w:textAlignment w:val="baseline"/>
        <w:rPr>
          <w:ins w:id="2074" w:author="Ines" w:date="2022-06-09T10:33:00Z"/>
          <w:color w:val="000000"/>
          <w:sz w:val="20"/>
          <w:szCs w:val="20"/>
          <w:lang w:eastAsia="pt-BR"/>
        </w:rPr>
        <w:pPrChange w:id="2075" w:author="Ines" w:date="2022-06-09T10:33:00Z">
          <w:pPr>
            <w:pStyle w:val="NormalWeb"/>
            <w:numPr>
              <w:numId w:val="9"/>
            </w:numPr>
            <w:spacing w:before="0" w:beforeAutospacing="0" w:after="0" w:afterAutospacing="0"/>
            <w:textAlignment w:val="baseline"/>
          </w:pPr>
        </w:pPrChange>
      </w:pPr>
      <w:ins w:id="2076" w:author="Ines" w:date="2022-06-09T10:33:00Z">
        <w:r>
          <w:rPr>
            <w:color w:val="000000"/>
            <w:sz w:val="20"/>
            <w:szCs w:val="20"/>
          </w:rPr>
          <w:t>Linguagem de programação – C++;</w:t>
        </w:r>
      </w:ins>
    </w:p>
    <w:p w14:paraId="064A7704" w14:textId="77777777" w:rsidR="00405565" w:rsidRDefault="00405565" w:rsidP="00405565">
      <w:pPr>
        <w:pStyle w:val="NormalWeb"/>
        <w:numPr>
          <w:ilvl w:val="0"/>
          <w:numId w:val="30"/>
        </w:numPr>
        <w:spacing w:before="0" w:beforeAutospacing="0" w:after="0" w:afterAutospacing="0"/>
        <w:textAlignment w:val="baseline"/>
        <w:rPr>
          <w:ins w:id="2077" w:author="Ines" w:date="2022-06-09T10:33:00Z"/>
          <w:color w:val="000000"/>
          <w:sz w:val="20"/>
          <w:szCs w:val="20"/>
        </w:rPr>
        <w:pPrChange w:id="2078" w:author="Ines" w:date="2022-06-09T10:33:00Z">
          <w:pPr>
            <w:pStyle w:val="NormalWeb"/>
            <w:numPr>
              <w:numId w:val="9"/>
            </w:numPr>
            <w:spacing w:before="0" w:beforeAutospacing="0" w:after="0" w:afterAutospacing="0"/>
            <w:textAlignment w:val="baseline"/>
          </w:pPr>
        </w:pPrChange>
      </w:pPr>
      <w:ins w:id="2079" w:author="Ines" w:date="2022-06-09T10:33:00Z">
        <w:r>
          <w:rPr>
            <w:color w:val="000000"/>
            <w:sz w:val="20"/>
            <w:szCs w:val="20"/>
          </w:rPr>
          <w:t>Framework – Qt;</w:t>
        </w:r>
      </w:ins>
    </w:p>
    <w:p w14:paraId="71C488FA" w14:textId="31E480F6" w:rsidR="00405565" w:rsidRDefault="00405565" w:rsidP="00405565">
      <w:pPr>
        <w:pStyle w:val="NormalWeb"/>
        <w:numPr>
          <w:ilvl w:val="0"/>
          <w:numId w:val="30"/>
        </w:numPr>
        <w:spacing w:before="0" w:beforeAutospacing="0" w:after="0" w:afterAutospacing="0"/>
        <w:textAlignment w:val="baseline"/>
        <w:rPr>
          <w:ins w:id="2080" w:author="Ines" w:date="2022-06-09T10:33:00Z"/>
          <w:color w:val="000000"/>
          <w:sz w:val="20"/>
          <w:szCs w:val="20"/>
        </w:rPr>
      </w:pPr>
      <w:ins w:id="2081" w:author="Ines" w:date="2022-06-09T10:33:00Z">
        <w:r>
          <w:rPr>
            <w:color w:val="000000"/>
            <w:sz w:val="20"/>
            <w:szCs w:val="20"/>
          </w:rPr>
          <w:t xml:space="preserve">Banco de dados – </w:t>
        </w:r>
      </w:ins>
      <w:ins w:id="2082" w:author="Ines" w:date="2022-06-09T10:35:00Z">
        <w:r w:rsidR="002D6471" w:rsidRPr="002D6471">
          <w:rPr>
            <w:color w:val="000000"/>
            <w:sz w:val="20"/>
            <w:szCs w:val="20"/>
          </w:rPr>
          <w:t>postgresql</w:t>
        </w:r>
      </w:ins>
      <w:ins w:id="2083" w:author="Ines" w:date="2022-06-09T10:33:00Z">
        <w:r>
          <w:rPr>
            <w:color w:val="000000"/>
            <w:sz w:val="20"/>
            <w:szCs w:val="20"/>
          </w:rPr>
          <w:t>;</w:t>
        </w:r>
      </w:ins>
    </w:p>
    <w:p w14:paraId="50BB19B9" w14:textId="174ECA99" w:rsidR="00405565" w:rsidRPr="00405565" w:rsidRDefault="00405565" w:rsidP="00405565">
      <w:pPr>
        <w:pStyle w:val="NormalWeb"/>
        <w:numPr>
          <w:ilvl w:val="0"/>
          <w:numId w:val="30"/>
        </w:numPr>
        <w:spacing w:before="0" w:beforeAutospacing="0" w:after="0" w:afterAutospacing="0"/>
        <w:textAlignment w:val="baseline"/>
        <w:rPr>
          <w:ins w:id="2084" w:author="Ines" w:date="2022-06-09T10:33:00Z"/>
          <w:color w:val="000000"/>
          <w:sz w:val="20"/>
          <w:szCs w:val="20"/>
          <w:lang w:val="pt-BR"/>
          <w:rPrChange w:id="2085" w:author="Ines" w:date="2022-06-09T10:33:00Z">
            <w:rPr>
              <w:ins w:id="2086" w:author="Ines" w:date="2022-06-09T10:33:00Z"/>
              <w:color w:val="000000"/>
              <w:sz w:val="20"/>
              <w:szCs w:val="20"/>
            </w:rPr>
          </w:rPrChange>
        </w:rPr>
        <w:pPrChange w:id="2087" w:author="Ines" w:date="2022-06-09T10:33:00Z">
          <w:pPr>
            <w:pStyle w:val="NormalWeb"/>
            <w:numPr>
              <w:numId w:val="9"/>
            </w:numPr>
            <w:spacing w:before="0" w:beforeAutospacing="0" w:after="0" w:afterAutospacing="0"/>
            <w:textAlignment w:val="baseline"/>
          </w:pPr>
        </w:pPrChange>
      </w:pPr>
      <w:ins w:id="2088" w:author="Ines" w:date="2022-06-09T10:33:00Z">
        <w:r w:rsidRPr="00632578">
          <w:rPr>
            <w:color w:val="000000"/>
            <w:sz w:val="20"/>
            <w:szCs w:val="20"/>
            <w:lang w:val="pt-BR"/>
          </w:rPr>
          <w:t xml:space="preserve">Sistema Operacional – Windows </w:t>
        </w:r>
        <w:r>
          <w:rPr>
            <w:color w:val="000000"/>
            <w:sz w:val="20"/>
            <w:szCs w:val="20"/>
            <w:lang w:val="pt-BR"/>
          </w:rPr>
          <w:t>10</w:t>
        </w:r>
        <w:r w:rsidRPr="00632578">
          <w:rPr>
            <w:color w:val="000000"/>
            <w:sz w:val="20"/>
            <w:szCs w:val="20"/>
            <w:lang w:val="pt-BR"/>
          </w:rPr>
          <w:t xml:space="preserve"> e versões posteriores;</w:t>
        </w:r>
      </w:ins>
    </w:p>
    <w:p w14:paraId="710D2D25" w14:textId="0604FAE1" w:rsidR="00341B5B" w:rsidRPr="00A44348" w:rsidDel="00405565" w:rsidRDefault="003E6BDD" w:rsidP="00405565">
      <w:pPr>
        <w:widowControl/>
        <w:pBdr>
          <w:top w:val="nil"/>
          <w:left w:val="nil"/>
          <w:bottom w:val="nil"/>
          <w:right w:val="nil"/>
          <w:between w:val="nil"/>
        </w:pBdr>
        <w:spacing w:line="240" w:lineRule="auto"/>
        <w:ind w:left="708"/>
        <w:jc w:val="both"/>
        <w:rPr>
          <w:del w:id="2089" w:author="Ines" w:date="2022-06-09T10:33:00Z"/>
          <w:color w:val="000000"/>
          <w:lang w:val="pt-BR"/>
          <w:rPrChange w:id="2090" w:author="Ines" w:date="2022-06-09T10:07:00Z">
            <w:rPr>
              <w:del w:id="2091" w:author="Ines" w:date="2022-06-09T10:33:00Z"/>
              <w:color w:val="000000"/>
            </w:rPr>
          </w:rPrChange>
        </w:rPr>
      </w:pPr>
      <w:del w:id="2092" w:author="Ines" w:date="2022-06-09T10:33:00Z">
        <w:r w:rsidRPr="00A44348" w:rsidDel="00405565">
          <w:rPr>
            <w:color w:val="000000"/>
            <w:lang w:val="pt-BR"/>
            <w:rPrChange w:id="2093" w:author="Ines" w:date="2022-06-09T10:07:00Z">
              <w:rPr>
                <w:color w:val="000000"/>
              </w:rPr>
            </w:rPrChange>
          </w:rPr>
          <w:delText xml:space="preserve">Descreve-se aqui restricões relacionadas a infra-estrutura tecnológica necessária para o desenvolvimento, implantacão e a utilização do sistema. </w:delText>
        </w:r>
      </w:del>
    </w:p>
    <w:p w14:paraId="2189E672" w14:textId="56DEE75A" w:rsidR="00341B5B" w:rsidRPr="00A44348" w:rsidDel="00405565" w:rsidRDefault="00341B5B">
      <w:pPr>
        <w:widowControl/>
        <w:pBdr>
          <w:top w:val="nil"/>
          <w:left w:val="nil"/>
          <w:bottom w:val="nil"/>
          <w:right w:val="nil"/>
          <w:between w:val="nil"/>
        </w:pBdr>
        <w:spacing w:line="240" w:lineRule="auto"/>
        <w:ind w:left="708"/>
        <w:jc w:val="both"/>
        <w:rPr>
          <w:del w:id="2094" w:author="Ines" w:date="2022-06-09T10:33:00Z"/>
          <w:color w:val="000000"/>
          <w:lang w:val="pt-BR"/>
          <w:rPrChange w:id="2095" w:author="Ines" w:date="2022-06-09T10:07:00Z">
            <w:rPr>
              <w:del w:id="2096" w:author="Ines" w:date="2022-06-09T10:33:00Z"/>
              <w:color w:val="000000"/>
            </w:rPr>
          </w:rPrChange>
        </w:rPr>
      </w:pPr>
    </w:p>
    <w:p w14:paraId="425A5C96" w14:textId="7D85F999" w:rsidR="00341B5B" w:rsidRPr="00A44348" w:rsidDel="00405565" w:rsidRDefault="003E6BDD">
      <w:pPr>
        <w:widowControl/>
        <w:pBdr>
          <w:top w:val="nil"/>
          <w:left w:val="nil"/>
          <w:bottom w:val="nil"/>
          <w:right w:val="nil"/>
          <w:between w:val="nil"/>
        </w:pBdr>
        <w:spacing w:line="240" w:lineRule="auto"/>
        <w:ind w:left="708"/>
        <w:jc w:val="both"/>
        <w:rPr>
          <w:del w:id="2097" w:author="Ines" w:date="2022-06-09T10:33:00Z"/>
          <w:color w:val="0070C0"/>
          <w:lang w:val="pt-BR"/>
          <w:rPrChange w:id="2098" w:author="Ines" w:date="2022-06-09T10:14:00Z">
            <w:rPr>
              <w:del w:id="2099" w:author="Ines" w:date="2022-06-09T10:33:00Z"/>
              <w:color w:val="0070C0"/>
            </w:rPr>
          </w:rPrChange>
        </w:rPr>
      </w:pPr>
      <w:del w:id="2100" w:author="Ines" w:date="2022-06-09T10:33:00Z">
        <w:r w:rsidRPr="00A44348" w:rsidDel="00405565">
          <w:rPr>
            <w:color w:val="0070C0"/>
            <w:lang w:val="pt-BR"/>
            <w:rPrChange w:id="2101" w:author="Ines" w:date="2022-06-09T10:14:00Z">
              <w:rPr>
                <w:color w:val="0070C0"/>
              </w:rPr>
            </w:rPrChange>
          </w:rPr>
          <w:delText>Por exemplo:</w:delText>
        </w:r>
      </w:del>
    </w:p>
    <w:p w14:paraId="1F9EB0AC" w14:textId="0A9C687F" w:rsidR="00341B5B" w:rsidRPr="00A44348" w:rsidDel="00405565" w:rsidRDefault="003E6BDD">
      <w:pPr>
        <w:widowControl/>
        <w:pBdr>
          <w:top w:val="nil"/>
          <w:left w:val="nil"/>
          <w:bottom w:val="nil"/>
          <w:right w:val="nil"/>
          <w:between w:val="nil"/>
        </w:pBdr>
        <w:spacing w:line="240" w:lineRule="auto"/>
        <w:ind w:left="1416"/>
        <w:rPr>
          <w:del w:id="2102" w:author="Ines" w:date="2022-06-09T10:33:00Z"/>
          <w:color w:val="0070C0"/>
          <w:lang w:val="pt-BR"/>
          <w:rPrChange w:id="2103" w:author="Ines" w:date="2022-06-09T10:14:00Z">
            <w:rPr>
              <w:del w:id="2104" w:author="Ines" w:date="2022-06-09T10:33:00Z"/>
              <w:color w:val="0070C0"/>
            </w:rPr>
          </w:rPrChange>
        </w:rPr>
      </w:pPr>
      <w:del w:id="2105" w:author="Ines" w:date="2022-06-09T10:33:00Z">
        <w:r w:rsidRPr="00A44348" w:rsidDel="00405565">
          <w:rPr>
            <w:color w:val="0070C0"/>
            <w:lang w:val="pt-BR"/>
            <w:rPrChange w:id="2106" w:author="Ines" w:date="2022-06-09T10:14:00Z">
              <w:rPr>
                <w:color w:val="0070C0"/>
              </w:rPr>
            </w:rPrChange>
          </w:rPr>
          <w:delText>• Linguagem de programação – Java, HTML e JavaScript;</w:delText>
        </w:r>
      </w:del>
    </w:p>
    <w:p w14:paraId="25EC8995" w14:textId="11F184FA" w:rsidR="00341B5B" w:rsidRPr="00A44348" w:rsidDel="00405565" w:rsidRDefault="003E6BDD">
      <w:pPr>
        <w:widowControl/>
        <w:pBdr>
          <w:top w:val="nil"/>
          <w:left w:val="nil"/>
          <w:bottom w:val="nil"/>
          <w:right w:val="nil"/>
          <w:between w:val="nil"/>
        </w:pBdr>
        <w:spacing w:line="240" w:lineRule="auto"/>
        <w:ind w:left="1416"/>
        <w:rPr>
          <w:del w:id="2107" w:author="Ines" w:date="2022-06-09T10:33:00Z"/>
          <w:color w:val="0070C0"/>
          <w:lang w:val="pt-BR"/>
          <w:rPrChange w:id="2108" w:author="Ines" w:date="2022-06-09T10:14:00Z">
            <w:rPr>
              <w:del w:id="2109" w:author="Ines" w:date="2022-06-09T10:33:00Z"/>
              <w:color w:val="0070C0"/>
            </w:rPr>
          </w:rPrChange>
        </w:rPr>
      </w:pPr>
      <w:del w:id="2110" w:author="Ines" w:date="2022-06-09T10:33:00Z">
        <w:r w:rsidRPr="00A44348" w:rsidDel="00405565">
          <w:rPr>
            <w:color w:val="0070C0"/>
            <w:lang w:val="pt-BR"/>
            <w:rPrChange w:id="2111" w:author="Ines" w:date="2022-06-09T10:14:00Z">
              <w:rPr>
                <w:color w:val="0070C0"/>
              </w:rPr>
            </w:rPrChange>
          </w:rPr>
          <w:delText>• Banco de dados – Oracle 10g;</w:delText>
        </w:r>
      </w:del>
    </w:p>
    <w:p w14:paraId="7E66DD76" w14:textId="500C767F" w:rsidR="00341B5B" w:rsidRPr="00A44348" w:rsidDel="00405565" w:rsidRDefault="003E6BDD">
      <w:pPr>
        <w:widowControl/>
        <w:pBdr>
          <w:top w:val="nil"/>
          <w:left w:val="nil"/>
          <w:bottom w:val="nil"/>
          <w:right w:val="nil"/>
          <w:between w:val="nil"/>
        </w:pBdr>
        <w:spacing w:line="240" w:lineRule="auto"/>
        <w:ind w:left="1416"/>
        <w:jc w:val="both"/>
        <w:rPr>
          <w:del w:id="2112" w:author="Ines" w:date="2022-06-09T10:33:00Z"/>
          <w:color w:val="0070C0"/>
          <w:lang w:val="pt-BR"/>
          <w:rPrChange w:id="2113" w:author="Ines" w:date="2022-06-09T10:14:00Z">
            <w:rPr>
              <w:del w:id="2114" w:author="Ines" w:date="2022-06-09T10:33:00Z"/>
              <w:color w:val="0070C0"/>
            </w:rPr>
          </w:rPrChange>
        </w:rPr>
      </w:pPr>
      <w:del w:id="2115" w:author="Ines" w:date="2022-06-09T10:33:00Z">
        <w:r w:rsidRPr="00A44348" w:rsidDel="00405565">
          <w:rPr>
            <w:color w:val="0070C0"/>
            <w:lang w:val="pt-BR"/>
            <w:rPrChange w:id="2116" w:author="Ines" w:date="2022-06-09T10:14:00Z">
              <w:rPr>
                <w:color w:val="0070C0"/>
              </w:rPr>
            </w:rPrChange>
          </w:rPr>
          <w:delText>• Servidor de Aplicação – JBoss;</w:delText>
        </w:r>
      </w:del>
    </w:p>
    <w:p w14:paraId="4B4AEAE2" w14:textId="482AAA75" w:rsidR="00341B5B" w:rsidRPr="00A44348" w:rsidDel="00405565" w:rsidRDefault="003E6BDD">
      <w:pPr>
        <w:widowControl/>
        <w:pBdr>
          <w:top w:val="nil"/>
          <w:left w:val="nil"/>
          <w:bottom w:val="nil"/>
          <w:right w:val="nil"/>
          <w:between w:val="nil"/>
        </w:pBdr>
        <w:spacing w:line="240" w:lineRule="auto"/>
        <w:ind w:left="1416"/>
        <w:jc w:val="both"/>
        <w:rPr>
          <w:del w:id="2117" w:author="Ines" w:date="2022-06-09T10:33:00Z"/>
          <w:color w:val="0070C0"/>
          <w:lang w:val="pt-BR"/>
          <w:rPrChange w:id="2118" w:author="Ines" w:date="2022-06-09T10:14:00Z">
            <w:rPr>
              <w:del w:id="2119" w:author="Ines" w:date="2022-06-09T10:33:00Z"/>
              <w:color w:val="0070C0"/>
            </w:rPr>
          </w:rPrChange>
        </w:rPr>
      </w:pPr>
      <w:del w:id="2120" w:author="Ines" w:date="2022-06-09T10:33:00Z">
        <w:r w:rsidRPr="00A44348" w:rsidDel="00405565">
          <w:rPr>
            <w:color w:val="0070C0"/>
            <w:lang w:val="pt-BR"/>
            <w:rPrChange w:id="2121" w:author="Ines" w:date="2022-06-09T10:14:00Z">
              <w:rPr>
                <w:color w:val="0070C0"/>
              </w:rPr>
            </w:rPrChange>
          </w:rPr>
          <w:delText>• Sistema Operacional – RedHat 5.0 e</w:delText>
        </w:r>
      </w:del>
    </w:p>
    <w:p w14:paraId="1421B30D" w14:textId="776ECD1A" w:rsidR="00341B5B" w:rsidRPr="00A44348" w:rsidDel="00405565" w:rsidRDefault="003E6BDD">
      <w:pPr>
        <w:widowControl/>
        <w:pBdr>
          <w:top w:val="nil"/>
          <w:left w:val="nil"/>
          <w:bottom w:val="nil"/>
          <w:right w:val="nil"/>
          <w:between w:val="nil"/>
        </w:pBdr>
        <w:spacing w:line="240" w:lineRule="auto"/>
        <w:ind w:left="1416"/>
        <w:jc w:val="both"/>
        <w:rPr>
          <w:del w:id="2122" w:author="Ines" w:date="2022-06-09T10:33:00Z"/>
          <w:color w:val="0070C0"/>
          <w:lang w:val="pt-BR"/>
          <w:rPrChange w:id="2123" w:author="Ines" w:date="2022-06-09T10:14:00Z">
            <w:rPr>
              <w:del w:id="2124" w:author="Ines" w:date="2022-06-09T10:33:00Z"/>
              <w:color w:val="0070C0"/>
            </w:rPr>
          </w:rPrChange>
        </w:rPr>
      </w:pPr>
      <w:del w:id="2125" w:author="Ines" w:date="2022-06-09T10:33:00Z">
        <w:r w:rsidRPr="00A44348" w:rsidDel="00405565">
          <w:rPr>
            <w:color w:val="0070C0"/>
            <w:lang w:val="pt-BR"/>
            <w:rPrChange w:id="2126" w:author="Ines" w:date="2022-06-09T10:14:00Z">
              <w:rPr>
                <w:color w:val="0070C0"/>
              </w:rPr>
            </w:rPrChange>
          </w:rPr>
          <w:delText xml:space="preserve">• Configuração de Hardware, Software Básico, Rede de Comunicação de Dados e Instalações Físicas para o desenvolvimento, as simulações e os testes do sistema na UFOP em conjunto com os representantes da empresa XYZ – A ser definido posteriormente. </w:delText>
        </w:r>
      </w:del>
    </w:p>
    <w:p w14:paraId="6BDEB01E" w14:textId="70BF5AC0" w:rsidR="00341B5B" w:rsidRPr="00A44348" w:rsidDel="00405565" w:rsidRDefault="00341B5B">
      <w:pPr>
        <w:widowControl/>
        <w:pBdr>
          <w:top w:val="nil"/>
          <w:left w:val="nil"/>
          <w:bottom w:val="nil"/>
          <w:right w:val="nil"/>
          <w:between w:val="nil"/>
        </w:pBdr>
        <w:spacing w:line="240" w:lineRule="auto"/>
        <w:ind w:left="1416"/>
        <w:jc w:val="both"/>
        <w:rPr>
          <w:del w:id="2127" w:author="Ines" w:date="2022-06-09T10:33:00Z"/>
          <w:color w:val="0070C0"/>
          <w:lang w:val="pt-BR"/>
          <w:rPrChange w:id="2128" w:author="Ines" w:date="2022-06-09T10:14:00Z">
            <w:rPr>
              <w:del w:id="2129" w:author="Ines" w:date="2022-06-09T10:33:00Z"/>
              <w:color w:val="0070C0"/>
            </w:rPr>
          </w:rPrChange>
        </w:rPr>
      </w:pPr>
    </w:p>
    <w:p w14:paraId="59176A27" w14:textId="1976C423" w:rsidR="00341B5B" w:rsidRPr="00A44348" w:rsidDel="00405565" w:rsidRDefault="003E6BDD">
      <w:pPr>
        <w:widowControl/>
        <w:pBdr>
          <w:top w:val="nil"/>
          <w:left w:val="nil"/>
          <w:bottom w:val="nil"/>
          <w:right w:val="nil"/>
          <w:between w:val="nil"/>
        </w:pBdr>
        <w:spacing w:line="240" w:lineRule="auto"/>
        <w:ind w:left="1416"/>
        <w:jc w:val="both"/>
        <w:rPr>
          <w:del w:id="2130" w:author="Ines" w:date="2022-06-09T10:33:00Z"/>
          <w:color w:val="0070C0"/>
          <w:lang w:val="pt-BR"/>
          <w:rPrChange w:id="2131" w:author="Ines" w:date="2022-06-09T10:14:00Z">
            <w:rPr>
              <w:del w:id="2132" w:author="Ines" w:date="2022-06-09T10:33:00Z"/>
              <w:color w:val="0070C0"/>
            </w:rPr>
          </w:rPrChange>
        </w:rPr>
      </w:pPr>
      <w:del w:id="2133" w:author="Ines" w:date="2022-06-09T10:33:00Z">
        <w:r w:rsidRPr="00A44348" w:rsidDel="00405565">
          <w:rPr>
            <w:color w:val="0070C0"/>
            <w:lang w:val="pt-BR"/>
            <w:rPrChange w:id="2134" w:author="Ines" w:date="2022-06-09T10:14:00Z">
              <w:rPr>
                <w:color w:val="0070C0"/>
              </w:rPr>
            </w:rPrChange>
          </w:rPr>
          <w:delText>Outros aspectos da infra-estrutura serão levantados na segunda fase do projeto.</w:delText>
        </w:r>
      </w:del>
    </w:p>
    <w:p w14:paraId="725052BA" w14:textId="77777777" w:rsidR="00341B5B" w:rsidRPr="00A44348" w:rsidRDefault="00341B5B">
      <w:pPr>
        <w:rPr>
          <w:lang w:val="pt-BR"/>
          <w:rPrChange w:id="2135" w:author="Ines" w:date="2022-06-09T10:14:00Z">
            <w:rPr/>
          </w:rPrChange>
        </w:rPr>
      </w:pPr>
    </w:p>
    <w:p w14:paraId="0E828D61" w14:textId="77777777" w:rsidR="00341B5B" w:rsidRDefault="003E6BDD">
      <w:pPr>
        <w:pStyle w:val="Ttulo2"/>
        <w:numPr>
          <w:ilvl w:val="1"/>
          <w:numId w:val="9"/>
        </w:numPr>
      </w:pPr>
      <w:bookmarkStart w:id="2136" w:name="_heading=h.1hmsyys" w:colFirst="0" w:colLast="0"/>
      <w:bookmarkEnd w:id="2136"/>
      <w:r>
        <w:t>Requisitos Legais</w:t>
      </w:r>
    </w:p>
    <w:p w14:paraId="64899ADA" w14:textId="77777777" w:rsidR="00A268ED" w:rsidRDefault="00A268ED" w:rsidP="00A268ED">
      <w:pPr>
        <w:pStyle w:val="PSDS-CorpodeTexto"/>
        <w:ind w:firstLine="720"/>
        <w:jc w:val="both"/>
        <w:rPr>
          <w:ins w:id="2137" w:author="Ines" w:date="2022-06-09T10:32:00Z"/>
          <w:rFonts w:ascii="Times New Roman" w:hAnsi="Times New Roman"/>
        </w:rPr>
      </w:pPr>
    </w:p>
    <w:p w14:paraId="36E77E08" w14:textId="10AC4865" w:rsidR="00A268ED" w:rsidRPr="00632578" w:rsidRDefault="00A268ED" w:rsidP="00A268ED">
      <w:pPr>
        <w:pStyle w:val="PSDS-CorpodeTexto"/>
        <w:ind w:firstLine="720"/>
        <w:jc w:val="both"/>
        <w:rPr>
          <w:ins w:id="2138" w:author="Ines" w:date="2022-06-09T10:32:00Z"/>
          <w:rFonts w:ascii="Times New Roman" w:hAnsi="Times New Roman"/>
        </w:rPr>
        <w:pPrChange w:id="2139" w:author="Ines" w:date="2022-06-09T10:32:00Z">
          <w:pPr>
            <w:pStyle w:val="PSDS-CorpodeTexto"/>
            <w:numPr>
              <w:numId w:val="9"/>
            </w:numPr>
            <w:jc w:val="both"/>
          </w:pPr>
        </w:pPrChange>
      </w:pPr>
      <w:ins w:id="2140" w:author="Ines" w:date="2022-06-09T10:32:00Z">
        <w:r w:rsidRPr="00632578">
          <w:rPr>
            <w:rFonts w:ascii="Times New Roman" w:hAnsi="Times New Roman"/>
          </w:rPr>
          <w:t xml:space="preserve">Se faz necessário observar os dispositivos da legislação pertinentes a cada caso. No tocante ao projeto, os requisitos legais a serem atendidos em primeiro lugar são os dispositivos normativos editados pela LEI Nº 9609, DE 19 DE FEVEREIRO DE 1998 que dispõem sobre a propriedade intelectual de programa de computador e sua comercialização no </w:t>
        </w:r>
      </w:ins>
      <w:ins w:id="2141" w:author="Ines" w:date="2022-06-09T10:33:00Z">
        <w:r w:rsidR="00FE1027" w:rsidRPr="00632578">
          <w:rPr>
            <w:rFonts w:ascii="Times New Roman" w:hAnsi="Times New Roman"/>
          </w:rPr>
          <w:t>país.</w:t>
        </w:r>
      </w:ins>
    </w:p>
    <w:p w14:paraId="4176739E" w14:textId="403C83B1" w:rsidR="00341B5B" w:rsidRPr="00A44348" w:rsidDel="00A268ED" w:rsidRDefault="003E6BDD">
      <w:pPr>
        <w:widowControl/>
        <w:pBdr>
          <w:top w:val="nil"/>
          <w:left w:val="nil"/>
          <w:bottom w:val="nil"/>
          <w:right w:val="nil"/>
          <w:between w:val="nil"/>
        </w:pBdr>
        <w:spacing w:line="240" w:lineRule="auto"/>
        <w:ind w:left="792"/>
        <w:jc w:val="both"/>
        <w:rPr>
          <w:del w:id="2142" w:author="Ines" w:date="2022-06-09T10:32:00Z"/>
          <w:color w:val="000000"/>
          <w:lang w:val="pt-BR"/>
          <w:rPrChange w:id="2143" w:author="Ines" w:date="2022-06-09T10:14:00Z">
            <w:rPr>
              <w:del w:id="2144" w:author="Ines" w:date="2022-06-09T10:32:00Z"/>
              <w:color w:val="000000"/>
            </w:rPr>
          </w:rPrChange>
        </w:rPr>
      </w:pPr>
      <w:del w:id="2145" w:author="Ines" w:date="2022-06-09T10:32:00Z">
        <w:r w:rsidRPr="00A44348" w:rsidDel="00A268ED">
          <w:rPr>
            <w:color w:val="000000"/>
            <w:lang w:val="pt-BR"/>
            <w:rPrChange w:id="2146" w:author="Ines" w:date="2022-06-09T10:14:00Z">
              <w:rPr>
                <w:color w:val="000000"/>
              </w:rPr>
            </w:rPrChange>
          </w:rPr>
          <w:delText xml:space="preserve">Descreve-se aqui os requisitos não funcionais derivados da legislação que regula a construção do sistema, que restringem ou controlam de alguma maneira o seu desenvolvimento. </w:delText>
        </w:r>
      </w:del>
    </w:p>
    <w:p w14:paraId="783E42C5" w14:textId="6C94EEAC" w:rsidR="00341B5B" w:rsidRPr="00A44348" w:rsidDel="00A268ED" w:rsidRDefault="00341B5B">
      <w:pPr>
        <w:widowControl/>
        <w:pBdr>
          <w:top w:val="nil"/>
          <w:left w:val="nil"/>
          <w:bottom w:val="nil"/>
          <w:right w:val="nil"/>
          <w:between w:val="nil"/>
        </w:pBdr>
        <w:spacing w:line="240" w:lineRule="auto"/>
        <w:ind w:left="792"/>
        <w:jc w:val="both"/>
        <w:rPr>
          <w:del w:id="2147" w:author="Ines" w:date="2022-06-09T10:32:00Z"/>
          <w:color w:val="000000"/>
          <w:lang w:val="pt-BR"/>
          <w:rPrChange w:id="2148" w:author="Ines" w:date="2022-06-09T10:14:00Z">
            <w:rPr>
              <w:del w:id="2149" w:author="Ines" w:date="2022-06-09T10:32:00Z"/>
              <w:color w:val="000000"/>
            </w:rPr>
          </w:rPrChange>
        </w:rPr>
      </w:pPr>
    </w:p>
    <w:p w14:paraId="07947F9F" w14:textId="175870AE" w:rsidR="00341B5B" w:rsidRPr="00A44348" w:rsidDel="00A268ED" w:rsidRDefault="003E6BDD">
      <w:pPr>
        <w:widowControl/>
        <w:pBdr>
          <w:top w:val="nil"/>
          <w:left w:val="nil"/>
          <w:bottom w:val="nil"/>
          <w:right w:val="nil"/>
          <w:between w:val="nil"/>
        </w:pBdr>
        <w:spacing w:line="240" w:lineRule="auto"/>
        <w:ind w:left="792"/>
        <w:jc w:val="both"/>
        <w:rPr>
          <w:del w:id="2150" w:author="Ines" w:date="2022-06-09T10:32:00Z"/>
          <w:color w:val="0070C0"/>
          <w:lang w:val="pt-BR"/>
          <w:rPrChange w:id="2151" w:author="Ines" w:date="2022-06-09T10:14:00Z">
            <w:rPr>
              <w:del w:id="2152" w:author="Ines" w:date="2022-06-09T10:32:00Z"/>
              <w:color w:val="0070C0"/>
            </w:rPr>
          </w:rPrChange>
        </w:rPr>
      </w:pPr>
      <w:del w:id="2153" w:author="Ines" w:date="2022-06-09T10:32:00Z">
        <w:r w:rsidRPr="00A44348" w:rsidDel="00A268ED">
          <w:rPr>
            <w:color w:val="0070C0"/>
            <w:lang w:val="pt-BR"/>
            <w:rPrChange w:id="2154" w:author="Ines" w:date="2022-06-09T10:07:00Z">
              <w:rPr>
                <w:color w:val="0070C0"/>
              </w:rPr>
            </w:rPrChange>
          </w:rPr>
          <w:delText xml:space="preserve">Por ser a atividade fiscal plenamente vinculada, se faz necessário observar os dispositivos da legislação pertinentes a cada caso. </w:delText>
        </w:r>
        <w:r w:rsidRPr="00A44348" w:rsidDel="00A268ED">
          <w:rPr>
            <w:color w:val="0070C0"/>
            <w:lang w:val="pt-BR"/>
            <w:rPrChange w:id="2155" w:author="Ines" w:date="2022-06-09T10:14:00Z">
              <w:rPr>
                <w:color w:val="0070C0"/>
              </w:rPr>
            </w:rPrChange>
          </w:rPr>
          <w:delText xml:space="preserve">No tocante ao projeto, os requisitos legais a serem atendidos em primeiro lugar são os dispositivos normativos editados pela </w:delText>
        </w:r>
        <w:r w:rsidRPr="00A44348" w:rsidDel="00A268ED">
          <w:rPr>
            <w:color w:val="0070C0"/>
            <w:u w:val="single"/>
            <w:lang w:val="pt-BR"/>
            <w:rPrChange w:id="2156" w:author="Ines" w:date="2022-06-09T10:14:00Z">
              <w:rPr>
                <w:color w:val="0070C0"/>
                <w:u w:val="single"/>
              </w:rPr>
            </w:rPrChange>
          </w:rPr>
          <w:delText>LEI RRR</w:delText>
        </w:r>
        <w:r w:rsidRPr="00A44348" w:rsidDel="00A268ED">
          <w:rPr>
            <w:color w:val="0070C0"/>
            <w:lang w:val="pt-BR"/>
            <w:rPrChange w:id="2157" w:author="Ines" w:date="2022-06-09T10:14:00Z">
              <w:rPr>
                <w:color w:val="0070C0"/>
              </w:rPr>
            </w:rPrChange>
          </w:rPr>
          <w:delText xml:space="preserve"> que dispõem sobre segurança de dados, entre elas segurança física e lógica dos mesmos, requisitos quanto a cadastramento de usuários e sistemas, além do uso de extratores e acesso ao ambiente externo.</w:delText>
        </w:r>
      </w:del>
    </w:p>
    <w:p w14:paraId="66F0BA92" w14:textId="77777777" w:rsidR="00341B5B" w:rsidRPr="00A44348" w:rsidRDefault="00341B5B">
      <w:pPr>
        <w:rPr>
          <w:lang w:val="pt-BR"/>
          <w:rPrChange w:id="2158" w:author="Ines" w:date="2022-06-09T10:14:00Z">
            <w:rPr/>
          </w:rPrChange>
        </w:rPr>
      </w:pPr>
    </w:p>
    <w:p w14:paraId="3C325BA4" w14:textId="77777777" w:rsidR="00341B5B" w:rsidRDefault="003E6BDD">
      <w:pPr>
        <w:pStyle w:val="Ttulo2"/>
        <w:numPr>
          <w:ilvl w:val="1"/>
          <w:numId w:val="9"/>
        </w:numPr>
      </w:pPr>
      <w:bookmarkStart w:id="2159" w:name="_heading=h.41mghml" w:colFirst="0" w:colLast="0"/>
      <w:bookmarkEnd w:id="2159"/>
      <w:r>
        <w:t>Requisitos de Segurança</w:t>
      </w:r>
    </w:p>
    <w:p w14:paraId="72F26BEE" w14:textId="5F3F61CF" w:rsidR="00341B5B" w:rsidRPr="00A44348" w:rsidDel="00525C7D" w:rsidRDefault="003E6BDD">
      <w:pPr>
        <w:ind w:left="708"/>
        <w:jc w:val="both"/>
        <w:rPr>
          <w:del w:id="2160" w:author="Ines" w:date="2022-06-09T10:30:00Z"/>
          <w:lang w:val="pt-BR"/>
          <w:rPrChange w:id="2161" w:author="Ines" w:date="2022-06-09T10:14:00Z">
            <w:rPr>
              <w:del w:id="2162" w:author="Ines" w:date="2022-06-09T10:30:00Z"/>
            </w:rPr>
          </w:rPrChange>
        </w:rPr>
      </w:pPr>
      <w:del w:id="2163" w:author="Ines" w:date="2022-06-09T10:30:00Z">
        <w:r w:rsidRPr="00A44348" w:rsidDel="00525C7D">
          <w:rPr>
            <w:lang w:val="pt-BR"/>
            <w:rPrChange w:id="2164" w:author="Ines" w:date="2022-06-09T10:14:00Z">
              <w:rPr/>
            </w:rPrChange>
          </w:rPr>
          <w:delText>Descreve-se aqui os requisitos que definem a política de segurança adotada para o sistema.</w:delText>
        </w:r>
      </w:del>
    </w:p>
    <w:p w14:paraId="592382FE" w14:textId="77777777" w:rsidR="00341B5B" w:rsidRPr="00A44348" w:rsidRDefault="00341B5B">
      <w:pPr>
        <w:jc w:val="both"/>
        <w:rPr>
          <w:color w:val="0070C0"/>
          <w:lang w:val="pt-BR"/>
          <w:rPrChange w:id="2165" w:author="Ines" w:date="2022-06-09T10:14:00Z">
            <w:rPr>
              <w:color w:val="0070C0"/>
            </w:rPr>
          </w:rPrChange>
        </w:rPr>
      </w:pPr>
    </w:p>
    <w:p w14:paraId="42653C17" w14:textId="6D6F7D92" w:rsidR="00341B5B" w:rsidRPr="00525C7D" w:rsidRDefault="003E6BDD">
      <w:pPr>
        <w:widowControl/>
        <w:numPr>
          <w:ilvl w:val="0"/>
          <w:numId w:val="5"/>
        </w:numPr>
        <w:pBdr>
          <w:top w:val="nil"/>
          <w:left w:val="nil"/>
          <w:bottom w:val="nil"/>
          <w:right w:val="nil"/>
          <w:between w:val="nil"/>
        </w:pBdr>
        <w:spacing w:line="240" w:lineRule="auto"/>
        <w:jc w:val="both"/>
        <w:rPr>
          <w:lang w:val="pt-BR"/>
          <w:rPrChange w:id="2166" w:author="Ines" w:date="2022-06-09T10:30:00Z">
            <w:rPr>
              <w:color w:val="0070C0"/>
            </w:rPr>
          </w:rPrChange>
        </w:rPr>
      </w:pPr>
      <w:r w:rsidRPr="00525C7D">
        <w:rPr>
          <w:b/>
          <w:lang w:val="pt-BR"/>
          <w:rPrChange w:id="2167" w:author="Ines" w:date="2022-06-09T10:30:00Z">
            <w:rPr>
              <w:b/>
              <w:color w:val="0070C0"/>
            </w:rPr>
          </w:rPrChange>
        </w:rPr>
        <w:t xml:space="preserve">Mecanismos ou sistemas de controle de acesso </w:t>
      </w:r>
      <w:r w:rsidRPr="00525C7D">
        <w:rPr>
          <w:lang w:val="pt-BR"/>
          <w:rPrChange w:id="2168" w:author="Ines" w:date="2022-06-09T10:30:00Z">
            <w:rPr>
              <w:color w:val="0070C0"/>
            </w:rPr>
          </w:rPrChange>
        </w:rPr>
        <w:t xml:space="preserve">– A princípio foi definido que o sistema vai utilizar </w:t>
      </w:r>
      <w:ins w:id="2169" w:author="Ines" w:date="2022-06-09T10:31:00Z">
        <w:r w:rsidR="00525C7D">
          <w:rPr>
            <w:lang w:val="pt-BR"/>
          </w:rPr>
          <w:t>um sistema de login</w:t>
        </w:r>
        <w:r w:rsidR="000D689B">
          <w:rPr>
            <w:lang w:val="pt-BR"/>
          </w:rPr>
          <w:t xml:space="preserve"> para acesso e autenticação do usuário.</w:t>
        </w:r>
      </w:ins>
      <w:del w:id="2170" w:author="Ines" w:date="2022-06-09T10:31:00Z">
        <w:r w:rsidRPr="00525C7D" w:rsidDel="00525C7D">
          <w:rPr>
            <w:lang w:val="pt-BR"/>
            <w:rPrChange w:id="2171" w:author="Ines" w:date="2022-06-09T10:30:00Z">
              <w:rPr>
                <w:color w:val="0070C0"/>
              </w:rPr>
            </w:rPrChange>
          </w:rPr>
          <w:delText xml:space="preserve">os serviços do sistema </w:delText>
        </w:r>
        <w:r w:rsidRPr="00525C7D" w:rsidDel="00525C7D">
          <w:rPr>
            <w:u w:val="single"/>
            <w:lang w:val="pt-BR"/>
            <w:rPrChange w:id="2172" w:author="Ines" w:date="2022-06-09T10:30:00Z">
              <w:rPr>
                <w:color w:val="0070C0"/>
                <w:u w:val="single"/>
              </w:rPr>
            </w:rPrChange>
          </w:rPr>
          <w:delText>NNN</w:delText>
        </w:r>
        <w:r w:rsidRPr="00525C7D" w:rsidDel="00525C7D">
          <w:rPr>
            <w:lang w:val="pt-BR"/>
            <w:rPrChange w:id="2173" w:author="Ines" w:date="2022-06-09T10:30:00Z">
              <w:rPr>
                <w:color w:val="0070C0"/>
              </w:rPr>
            </w:rPrChange>
          </w:rPr>
          <w:delText xml:space="preserve"> para controle acesso e autenticação de usuários. </w:delText>
        </w:r>
      </w:del>
    </w:p>
    <w:p w14:paraId="40BF14D3" w14:textId="75E1BD81" w:rsidR="00341B5B" w:rsidRPr="00525C7D" w:rsidRDefault="003E6BDD">
      <w:pPr>
        <w:widowControl/>
        <w:numPr>
          <w:ilvl w:val="0"/>
          <w:numId w:val="5"/>
        </w:numPr>
        <w:pBdr>
          <w:top w:val="nil"/>
          <w:left w:val="nil"/>
          <w:bottom w:val="nil"/>
          <w:right w:val="nil"/>
          <w:between w:val="nil"/>
        </w:pBdr>
        <w:spacing w:line="240" w:lineRule="auto"/>
        <w:jc w:val="both"/>
        <w:rPr>
          <w:lang w:val="pt-BR"/>
          <w:rPrChange w:id="2174" w:author="Ines" w:date="2022-06-09T10:30:00Z">
            <w:rPr>
              <w:color w:val="0070C0"/>
            </w:rPr>
          </w:rPrChange>
        </w:rPr>
      </w:pPr>
      <w:r w:rsidRPr="00525C7D">
        <w:rPr>
          <w:b/>
          <w:lang w:val="pt-BR"/>
          <w:rPrChange w:id="2175" w:author="Ines" w:date="2022-06-09T10:30:00Z">
            <w:rPr>
              <w:b/>
              <w:color w:val="0070C0"/>
            </w:rPr>
          </w:rPrChange>
        </w:rPr>
        <w:t xml:space="preserve">Transações e perfis de acesso </w:t>
      </w:r>
      <w:r w:rsidRPr="00525C7D">
        <w:rPr>
          <w:lang w:val="pt-BR"/>
          <w:rPrChange w:id="2176" w:author="Ines" w:date="2022-06-09T10:30:00Z">
            <w:rPr>
              <w:color w:val="0070C0"/>
            </w:rPr>
          </w:rPrChange>
        </w:rPr>
        <w:t xml:space="preserve">– </w:t>
      </w:r>
      <w:ins w:id="2177" w:author="Ines" w:date="2022-06-09T10:31:00Z">
        <w:r w:rsidR="000D689B">
          <w:rPr>
            <w:lang w:val="pt-BR"/>
          </w:rPr>
          <w:t xml:space="preserve">Baseando-se no tipo de usuário, administrador ou usuário </w:t>
        </w:r>
      </w:ins>
      <w:ins w:id="2178" w:author="Ines" w:date="2022-06-09T10:32:00Z">
        <w:r w:rsidR="000D689B">
          <w:rPr>
            <w:lang w:val="pt-BR"/>
          </w:rPr>
          <w:t>comum,</w:t>
        </w:r>
        <w:r w:rsidR="00EC0CC5">
          <w:rPr>
            <w:lang w:val="pt-BR"/>
          </w:rPr>
          <w:t xml:space="preserve"> diferentes funções serão disponibilizadas.</w:t>
        </w:r>
      </w:ins>
      <w:del w:id="2179" w:author="Ines" w:date="2022-06-09T10:31:00Z">
        <w:r w:rsidRPr="00525C7D" w:rsidDel="000D689B">
          <w:rPr>
            <w:lang w:val="pt-BR"/>
            <w:rPrChange w:id="2180" w:author="Ines" w:date="2022-06-09T10:30:00Z">
              <w:rPr>
                <w:color w:val="0070C0"/>
              </w:rPr>
            </w:rPrChange>
          </w:rPr>
          <w:delText>O sistema vai se valer do perfil, transação e âmbito do usuário para permitir o acesso a serviços internos. O perfil pode ser um leque de opções razoáveis, dependendo da política a ser adotada. As transações são as descritas e implementadas no sistema. Os âmbitos podem ser: individual, local, regional e nacional.</w:delText>
        </w:r>
      </w:del>
    </w:p>
    <w:p w14:paraId="7D8EADA7" w14:textId="025B808C" w:rsidR="00341B5B" w:rsidRPr="00525C7D" w:rsidRDefault="003E6BDD">
      <w:pPr>
        <w:widowControl/>
        <w:numPr>
          <w:ilvl w:val="0"/>
          <w:numId w:val="5"/>
        </w:numPr>
        <w:pBdr>
          <w:top w:val="nil"/>
          <w:left w:val="nil"/>
          <w:bottom w:val="nil"/>
          <w:right w:val="nil"/>
          <w:between w:val="nil"/>
        </w:pBdr>
        <w:spacing w:line="240" w:lineRule="auto"/>
        <w:jc w:val="both"/>
        <w:rPr>
          <w:lang w:val="pt-BR"/>
          <w:rPrChange w:id="2181" w:author="Ines" w:date="2022-06-09T10:30:00Z">
            <w:rPr>
              <w:color w:val="0070C0"/>
            </w:rPr>
          </w:rPrChange>
        </w:rPr>
      </w:pPr>
      <w:r w:rsidRPr="00525C7D">
        <w:rPr>
          <w:b/>
          <w:lang w:val="pt-BR"/>
          <w:rPrChange w:id="2182" w:author="Ines" w:date="2022-06-09T10:30:00Z">
            <w:rPr>
              <w:b/>
              <w:color w:val="0070C0"/>
            </w:rPr>
          </w:rPrChange>
        </w:rPr>
        <w:t xml:space="preserve">Sigilo </w:t>
      </w:r>
      <w:r w:rsidRPr="00525C7D">
        <w:rPr>
          <w:lang w:val="pt-BR"/>
          <w:rPrChange w:id="2183" w:author="Ines" w:date="2022-06-09T10:30:00Z">
            <w:rPr>
              <w:color w:val="0070C0"/>
            </w:rPr>
          </w:rPrChange>
        </w:rPr>
        <w:t xml:space="preserve">– </w:t>
      </w:r>
      <w:del w:id="2184" w:author="Ines" w:date="2022-06-09T10:32:00Z">
        <w:r w:rsidRPr="00525C7D" w:rsidDel="00EB02A2">
          <w:rPr>
            <w:lang w:val="pt-BR"/>
            <w:rPrChange w:id="2185" w:author="Ines" w:date="2022-06-09T10:30:00Z">
              <w:rPr>
                <w:color w:val="0070C0"/>
              </w:rPr>
            </w:rPrChange>
          </w:rPr>
          <w:delText>S</w:delText>
        </w:r>
      </w:del>
      <w:ins w:id="2186" w:author="Ines" w:date="2022-06-09T10:32:00Z">
        <w:r w:rsidR="00EB02A2" w:rsidRPr="00EB02A2">
          <w:rPr>
            <w:color w:val="000000" w:themeColor="text1"/>
            <w:lang w:val="pt-BR" w:eastAsia="pt-BR"/>
            <w:rPrChange w:id="2187" w:author="Ines" w:date="2022-06-09T10:32:00Z">
              <w:rPr>
                <w:color w:val="000000" w:themeColor="text1"/>
                <w:lang w:eastAsia="pt-BR"/>
              </w:rPr>
            </w:rPrChange>
          </w:rPr>
          <w:t>Todas as informações estarão sob sigilo e cabe unicamente aos administradores do sistema gerir tais dados e fazer uso dos mesmos.</w:t>
        </w:r>
      </w:ins>
      <w:del w:id="2188" w:author="Ines" w:date="2022-06-09T10:32:00Z">
        <w:r w:rsidRPr="00525C7D" w:rsidDel="00EB02A2">
          <w:rPr>
            <w:lang w:val="pt-BR"/>
            <w:rPrChange w:id="2189" w:author="Ines" w:date="2022-06-09T10:30:00Z">
              <w:rPr>
                <w:color w:val="0070C0"/>
              </w:rPr>
            </w:rPrChange>
          </w:rPr>
          <w:delText>abe-se que o sistema e os dados manipulados por este são de sigilo absoluto, mas os critérios e procedimentos que garantam tal sigilo serão especificados em detalhes na próxima fase do projeto.</w:delText>
        </w:r>
      </w:del>
    </w:p>
    <w:p w14:paraId="65A8D90D" w14:textId="77777777" w:rsidR="00341B5B" w:rsidRPr="00A44348" w:rsidRDefault="00341B5B">
      <w:pPr>
        <w:widowControl/>
        <w:pBdr>
          <w:top w:val="nil"/>
          <w:left w:val="nil"/>
          <w:bottom w:val="nil"/>
          <w:right w:val="nil"/>
          <w:between w:val="nil"/>
        </w:pBdr>
        <w:spacing w:line="240" w:lineRule="auto"/>
        <w:jc w:val="both"/>
        <w:rPr>
          <w:rFonts w:ascii="Arial" w:eastAsia="Arial" w:hAnsi="Arial" w:cs="Arial"/>
          <w:color w:val="000000"/>
          <w:lang w:val="pt-BR"/>
          <w:rPrChange w:id="2190" w:author="Ines" w:date="2022-06-09T10:14:00Z">
            <w:rPr>
              <w:rFonts w:ascii="Arial" w:eastAsia="Arial" w:hAnsi="Arial" w:cs="Arial"/>
              <w:color w:val="000000"/>
            </w:rPr>
          </w:rPrChange>
        </w:rPr>
      </w:pPr>
    </w:p>
    <w:p w14:paraId="199BAB74" w14:textId="73D3CC74" w:rsidR="00341B5B" w:rsidRDefault="003E6BDD">
      <w:pPr>
        <w:pStyle w:val="Ttulo2"/>
        <w:numPr>
          <w:ilvl w:val="1"/>
          <w:numId w:val="9"/>
        </w:numPr>
        <w:rPr>
          <w:ins w:id="2191" w:author="Ines" w:date="2022-06-09T10:41:00Z"/>
        </w:rPr>
      </w:pPr>
      <w:bookmarkStart w:id="2192" w:name="_heading=h.2grqrue" w:colFirst="0" w:colLast="0"/>
      <w:bookmarkEnd w:id="2192"/>
      <w:r>
        <w:t>Outros Requisistos Não Funcionais</w:t>
      </w:r>
    </w:p>
    <w:p w14:paraId="1F576924" w14:textId="77777777" w:rsidR="00084B10" w:rsidRPr="00084B10" w:rsidRDefault="00084B10" w:rsidP="00084B10">
      <w:pPr>
        <w:rPr>
          <w:rPrChange w:id="2193" w:author="Ines" w:date="2022-06-09T10:41:00Z">
            <w:rPr/>
          </w:rPrChange>
        </w:rPr>
        <w:pPrChange w:id="2194" w:author="Ines" w:date="2022-06-09T10:41:00Z">
          <w:pPr>
            <w:pStyle w:val="Ttulo2"/>
            <w:numPr>
              <w:numId w:val="9"/>
            </w:numPr>
            <w:ind w:left="0" w:firstLine="0"/>
          </w:pPr>
        </w:pPrChange>
      </w:pPr>
    </w:p>
    <w:p w14:paraId="4B5D9C98" w14:textId="77777777" w:rsidR="00E7494A" w:rsidRDefault="00E7494A" w:rsidP="00E7494A">
      <w:pPr>
        <w:pStyle w:val="PSDS-CorpodeTexto"/>
        <w:ind w:left="720"/>
        <w:jc w:val="both"/>
        <w:rPr>
          <w:ins w:id="2195" w:author="Ines" w:date="2022-06-09T10:30:00Z"/>
          <w:rFonts w:ascii="Times New Roman" w:hAnsi="Times New Roman"/>
          <w:color w:val="000000" w:themeColor="text1"/>
        </w:rPr>
        <w:pPrChange w:id="2196" w:author="Ines" w:date="2022-06-09T10:30:00Z">
          <w:pPr>
            <w:pStyle w:val="PSDS-CorpodeTexto"/>
            <w:numPr>
              <w:numId w:val="9"/>
            </w:numPr>
            <w:jc w:val="both"/>
          </w:pPr>
        </w:pPrChange>
      </w:pPr>
      <w:ins w:id="2197" w:author="Ines" w:date="2022-06-09T10:30:00Z">
        <w:r w:rsidRPr="00632578">
          <w:rPr>
            <w:rFonts w:ascii="Times New Roman" w:hAnsi="Times New Roman"/>
            <w:color w:val="000000" w:themeColor="text1"/>
          </w:rPr>
          <w:t>Até o presente momento, nenhum outro requisito não funcional foi julgado como necessário.</w:t>
        </w:r>
      </w:ins>
    </w:p>
    <w:p w14:paraId="040D51EB" w14:textId="5AB41FBB" w:rsidR="00341B5B" w:rsidRPr="00A44348" w:rsidDel="00E7494A" w:rsidRDefault="003E6BDD">
      <w:pPr>
        <w:pBdr>
          <w:top w:val="nil"/>
          <w:left w:val="nil"/>
          <w:bottom w:val="nil"/>
          <w:right w:val="nil"/>
          <w:between w:val="nil"/>
        </w:pBdr>
        <w:spacing w:line="240" w:lineRule="auto"/>
        <w:ind w:left="720"/>
        <w:jc w:val="both"/>
        <w:rPr>
          <w:del w:id="2198" w:author="Ines" w:date="2022-06-09T10:30:00Z"/>
          <w:color w:val="000000"/>
          <w:lang w:val="pt-BR"/>
          <w:rPrChange w:id="2199" w:author="Ines" w:date="2022-06-09T10:14:00Z">
            <w:rPr>
              <w:del w:id="2200" w:author="Ines" w:date="2022-06-09T10:30:00Z"/>
              <w:color w:val="000000"/>
            </w:rPr>
          </w:rPrChange>
        </w:rPr>
      </w:pPr>
      <w:del w:id="2201" w:author="Ines" w:date="2022-06-09T10:30:00Z">
        <w:r w:rsidRPr="00A44348" w:rsidDel="00E7494A">
          <w:rPr>
            <w:color w:val="000000"/>
            <w:lang w:val="pt-BR"/>
            <w:rPrChange w:id="2202" w:author="Ines" w:date="2022-06-09T10:14:00Z">
              <w:rPr>
                <w:color w:val="000000"/>
              </w:rPr>
            </w:rPrChange>
          </w:rPr>
          <w:delText xml:space="preserve">Descreve-e aqui os requisitos identificados para o sistema que não estão mapeados dentro da classificação adotada no corpo desse documento. </w:delText>
        </w:r>
      </w:del>
    </w:p>
    <w:p w14:paraId="0E0C5082" w14:textId="4B322B77" w:rsidR="00341B5B" w:rsidRPr="00A44348" w:rsidDel="00E7494A" w:rsidRDefault="00341B5B">
      <w:pPr>
        <w:pBdr>
          <w:top w:val="nil"/>
          <w:left w:val="nil"/>
          <w:bottom w:val="nil"/>
          <w:right w:val="nil"/>
          <w:between w:val="nil"/>
        </w:pBdr>
        <w:spacing w:line="240" w:lineRule="auto"/>
        <w:ind w:left="720"/>
        <w:jc w:val="both"/>
        <w:rPr>
          <w:del w:id="2203" w:author="Ines" w:date="2022-06-09T10:30:00Z"/>
          <w:color w:val="000000"/>
          <w:lang w:val="pt-BR"/>
          <w:rPrChange w:id="2204" w:author="Ines" w:date="2022-06-09T10:14:00Z">
            <w:rPr>
              <w:del w:id="2205" w:author="Ines" w:date="2022-06-09T10:30:00Z"/>
              <w:color w:val="000000"/>
            </w:rPr>
          </w:rPrChange>
        </w:rPr>
      </w:pPr>
    </w:p>
    <w:p w14:paraId="09793E2E" w14:textId="6918F0FC" w:rsidR="00341B5B" w:rsidRPr="00A44348" w:rsidDel="00E7494A" w:rsidRDefault="003E6BDD">
      <w:pPr>
        <w:pBdr>
          <w:top w:val="nil"/>
          <w:left w:val="nil"/>
          <w:bottom w:val="nil"/>
          <w:right w:val="nil"/>
          <w:between w:val="nil"/>
        </w:pBdr>
        <w:spacing w:line="240" w:lineRule="auto"/>
        <w:ind w:left="720"/>
        <w:jc w:val="both"/>
        <w:rPr>
          <w:del w:id="2206" w:author="Ines" w:date="2022-06-09T10:30:00Z"/>
          <w:color w:val="0070C0"/>
          <w:lang w:val="pt-BR"/>
          <w:rPrChange w:id="2207" w:author="Ines" w:date="2022-06-09T10:14:00Z">
            <w:rPr>
              <w:del w:id="2208" w:author="Ines" w:date="2022-06-09T10:30:00Z"/>
              <w:color w:val="0070C0"/>
            </w:rPr>
          </w:rPrChange>
        </w:rPr>
      </w:pPr>
      <w:del w:id="2209" w:author="Ines" w:date="2022-06-09T10:30:00Z">
        <w:r w:rsidRPr="00A44348" w:rsidDel="00E7494A">
          <w:rPr>
            <w:color w:val="0070C0"/>
            <w:lang w:val="pt-BR"/>
            <w:rPrChange w:id="2210" w:author="Ines" w:date="2022-06-09T10:14:00Z">
              <w:rPr>
                <w:color w:val="0070C0"/>
              </w:rPr>
            </w:rPrChange>
          </w:rPr>
          <w:delText>Por exemplo:  É necessário prover mecanismos de captura de dados e realização de cálculos estatísticos referentes aos seguintes itens:</w:delText>
        </w:r>
      </w:del>
    </w:p>
    <w:p w14:paraId="0B5331F9" w14:textId="0339DF76" w:rsidR="00341B5B" w:rsidRPr="00A44348" w:rsidDel="00E7494A" w:rsidRDefault="003E6BDD">
      <w:pPr>
        <w:widowControl/>
        <w:pBdr>
          <w:top w:val="nil"/>
          <w:left w:val="nil"/>
          <w:bottom w:val="nil"/>
          <w:right w:val="nil"/>
          <w:between w:val="nil"/>
        </w:pBdr>
        <w:spacing w:line="240" w:lineRule="auto"/>
        <w:ind w:left="1416"/>
        <w:jc w:val="both"/>
        <w:rPr>
          <w:del w:id="2211" w:author="Ines" w:date="2022-06-09T10:30:00Z"/>
          <w:color w:val="0070C0"/>
          <w:lang w:val="pt-BR"/>
          <w:rPrChange w:id="2212" w:author="Ines" w:date="2022-06-09T10:14:00Z">
            <w:rPr>
              <w:del w:id="2213" w:author="Ines" w:date="2022-06-09T10:30:00Z"/>
              <w:color w:val="0070C0"/>
            </w:rPr>
          </w:rPrChange>
        </w:rPr>
      </w:pPr>
      <w:del w:id="2214" w:author="Ines" w:date="2022-06-09T10:30:00Z">
        <w:r w:rsidRPr="00A44348" w:rsidDel="00E7494A">
          <w:rPr>
            <w:color w:val="0070C0"/>
            <w:lang w:val="pt-BR"/>
            <w:rPrChange w:id="2215" w:author="Ines" w:date="2022-06-09T10:14:00Z">
              <w:rPr>
                <w:color w:val="0070C0"/>
              </w:rPr>
            </w:rPrChange>
          </w:rPr>
          <w:delText>• Apuração do tempo médio de resposta de módulos residentes nas estações servidoras.</w:delText>
        </w:r>
      </w:del>
    </w:p>
    <w:p w14:paraId="11B0C6F8" w14:textId="7D64BE47" w:rsidR="00341B5B" w:rsidRPr="00A44348" w:rsidDel="00E7494A" w:rsidRDefault="003E6BDD">
      <w:pPr>
        <w:widowControl/>
        <w:pBdr>
          <w:top w:val="nil"/>
          <w:left w:val="nil"/>
          <w:bottom w:val="nil"/>
          <w:right w:val="nil"/>
          <w:between w:val="nil"/>
        </w:pBdr>
        <w:spacing w:line="240" w:lineRule="auto"/>
        <w:ind w:left="1416"/>
        <w:jc w:val="both"/>
        <w:rPr>
          <w:del w:id="2216" w:author="Ines" w:date="2022-06-09T10:30:00Z"/>
          <w:color w:val="0070C0"/>
          <w:lang w:val="pt-BR"/>
          <w:rPrChange w:id="2217" w:author="Ines" w:date="2022-06-09T10:14:00Z">
            <w:rPr>
              <w:del w:id="2218" w:author="Ines" w:date="2022-06-09T10:30:00Z"/>
              <w:color w:val="0070C0"/>
            </w:rPr>
          </w:rPrChange>
        </w:rPr>
      </w:pPr>
      <w:del w:id="2219" w:author="Ines" w:date="2022-06-09T10:30:00Z">
        <w:r w:rsidRPr="00A44348" w:rsidDel="00E7494A">
          <w:rPr>
            <w:color w:val="0070C0"/>
            <w:lang w:val="pt-BR"/>
            <w:rPrChange w:id="2220" w:author="Ines" w:date="2022-06-09T10:14:00Z">
              <w:rPr>
                <w:color w:val="0070C0"/>
              </w:rPr>
            </w:rPrChange>
          </w:rPr>
          <w:delText>• Consumo de memória das estações servidoras por parte do sistema.</w:delText>
        </w:r>
      </w:del>
    </w:p>
    <w:p w14:paraId="45CDE3B2" w14:textId="09BC8003" w:rsidR="00341B5B" w:rsidRPr="00A44348" w:rsidDel="00E7494A" w:rsidRDefault="003E6BDD">
      <w:pPr>
        <w:widowControl/>
        <w:pBdr>
          <w:top w:val="nil"/>
          <w:left w:val="nil"/>
          <w:bottom w:val="nil"/>
          <w:right w:val="nil"/>
          <w:between w:val="nil"/>
        </w:pBdr>
        <w:spacing w:line="240" w:lineRule="auto"/>
        <w:ind w:left="1416"/>
        <w:jc w:val="both"/>
        <w:rPr>
          <w:del w:id="2221" w:author="Ines" w:date="2022-06-09T10:30:00Z"/>
          <w:color w:val="0070C0"/>
          <w:lang w:val="pt-BR"/>
          <w:rPrChange w:id="2222" w:author="Ines" w:date="2022-06-09T10:14:00Z">
            <w:rPr>
              <w:del w:id="2223" w:author="Ines" w:date="2022-06-09T10:30:00Z"/>
              <w:color w:val="0070C0"/>
            </w:rPr>
          </w:rPrChange>
        </w:rPr>
      </w:pPr>
      <w:del w:id="2224" w:author="Ines" w:date="2022-06-09T10:30:00Z">
        <w:r w:rsidRPr="00A44348" w:rsidDel="00E7494A">
          <w:rPr>
            <w:color w:val="0070C0"/>
            <w:lang w:val="pt-BR"/>
            <w:rPrChange w:id="2225" w:author="Ines" w:date="2022-06-09T10:14:00Z">
              <w:rPr>
                <w:color w:val="0070C0"/>
              </w:rPr>
            </w:rPrChange>
          </w:rPr>
          <w:delText>• Quantidade de usuários simultâneos para o sistema instalados nas estações servidoras da empresa XYZ.</w:delText>
        </w:r>
      </w:del>
    </w:p>
    <w:p w14:paraId="06A50812" w14:textId="1F8798B5" w:rsidR="00341B5B" w:rsidRPr="00A44348" w:rsidDel="00E7494A" w:rsidRDefault="00341B5B">
      <w:pPr>
        <w:widowControl/>
        <w:pBdr>
          <w:top w:val="nil"/>
          <w:left w:val="nil"/>
          <w:bottom w:val="nil"/>
          <w:right w:val="nil"/>
          <w:between w:val="nil"/>
        </w:pBdr>
        <w:spacing w:line="240" w:lineRule="auto"/>
        <w:ind w:left="1416"/>
        <w:rPr>
          <w:del w:id="2226" w:author="Ines" w:date="2022-06-09T10:30:00Z"/>
          <w:color w:val="000000"/>
          <w:lang w:val="pt-BR"/>
          <w:rPrChange w:id="2227" w:author="Ines" w:date="2022-06-09T10:14:00Z">
            <w:rPr>
              <w:del w:id="2228" w:author="Ines" w:date="2022-06-09T10:30:00Z"/>
              <w:color w:val="000000"/>
            </w:rPr>
          </w:rPrChange>
        </w:rPr>
      </w:pPr>
    </w:p>
    <w:p w14:paraId="04335D4E" w14:textId="2151CEEC" w:rsidR="00341B5B" w:rsidRPr="00A44348" w:rsidDel="00E7494A" w:rsidRDefault="003E6BDD">
      <w:pPr>
        <w:widowControl/>
        <w:numPr>
          <w:ilvl w:val="0"/>
          <w:numId w:val="7"/>
        </w:numPr>
        <w:spacing w:line="240" w:lineRule="auto"/>
        <w:jc w:val="both"/>
        <w:rPr>
          <w:del w:id="2229" w:author="Ines" w:date="2022-06-09T10:30:00Z"/>
          <w:color w:val="0070C0"/>
          <w:lang w:val="pt-BR"/>
          <w:rPrChange w:id="2230" w:author="Ines" w:date="2022-06-09T10:14:00Z">
            <w:rPr>
              <w:del w:id="2231" w:author="Ines" w:date="2022-06-09T10:30:00Z"/>
              <w:color w:val="0070C0"/>
            </w:rPr>
          </w:rPrChange>
        </w:rPr>
      </w:pPr>
      <w:del w:id="2232" w:author="Ines" w:date="2022-06-09T10:30:00Z">
        <w:r w:rsidRPr="00A44348" w:rsidDel="00E7494A">
          <w:rPr>
            <w:b/>
            <w:color w:val="0070C0"/>
            <w:lang w:val="pt-BR"/>
            <w:rPrChange w:id="2233" w:author="Ines" w:date="2022-06-09T10:14:00Z">
              <w:rPr>
                <w:b/>
                <w:color w:val="0070C0"/>
              </w:rPr>
            </w:rPrChange>
          </w:rPr>
          <w:delText xml:space="preserve">Condições de Entrega </w:delText>
        </w:r>
        <w:r w:rsidRPr="00A44348" w:rsidDel="00E7494A">
          <w:rPr>
            <w:color w:val="0070C0"/>
            <w:lang w:val="pt-BR"/>
            <w:rPrChange w:id="2234" w:author="Ines" w:date="2022-06-09T10:14:00Z">
              <w:rPr>
                <w:color w:val="0070C0"/>
              </w:rPr>
            </w:rPrChange>
          </w:rPr>
          <w:delText>– As disposições deste item estão previstas nas cláusulas do convênio entre a UFOP e a QQQ.</w:delText>
        </w:r>
      </w:del>
    </w:p>
    <w:p w14:paraId="418F26BE" w14:textId="0FA39F88" w:rsidR="00341B5B" w:rsidRPr="00A44348" w:rsidDel="00E7494A" w:rsidRDefault="003E6BDD">
      <w:pPr>
        <w:widowControl/>
        <w:numPr>
          <w:ilvl w:val="0"/>
          <w:numId w:val="7"/>
        </w:numPr>
        <w:spacing w:line="240" w:lineRule="auto"/>
        <w:jc w:val="both"/>
        <w:rPr>
          <w:del w:id="2235" w:author="Ines" w:date="2022-06-09T10:30:00Z"/>
          <w:color w:val="0070C0"/>
          <w:lang w:val="pt-BR"/>
          <w:rPrChange w:id="2236" w:author="Ines" w:date="2022-06-09T10:14:00Z">
            <w:rPr>
              <w:del w:id="2237" w:author="Ines" w:date="2022-06-09T10:30:00Z"/>
              <w:color w:val="0070C0"/>
            </w:rPr>
          </w:rPrChange>
        </w:rPr>
      </w:pPr>
      <w:del w:id="2238" w:author="Ines" w:date="2022-06-09T10:30:00Z">
        <w:r w:rsidRPr="00A44348" w:rsidDel="00E7494A">
          <w:rPr>
            <w:b/>
            <w:color w:val="0070C0"/>
            <w:lang w:val="pt-BR"/>
            <w:rPrChange w:id="2239" w:author="Ines" w:date="2022-06-09T10:14:00Z">
              <w:rPr>
                <w:b/>
                <w:color w:val="0070C0"/>
              </w:rPr>
            </w:rPrChange>
          </w:rPr>
          <w:delText xml:space="preserve">Orçamentária e Financeira </w:delText>
        </w:r>
        <w:r w:rsidRPr="00A44348" w:rsidDel="00E7494A">
          <w:rPr>
            <w:color w:val="0070C0"/>
            <w:lang w:val="pt-BR"/>
            <w:rPrChange w:id="2240" w:author="Ines" w:date="2022-06-09T10:14:00Z">
              <w:rPr>
                <w:color w:val="0070C0"/>
              </w:rPr>
            </w:rPrChange>
          </w:rPr>
          <w:delText>– Antes da assinatura do convênio e antes de ter sido empenhada pela administração, existe uma limitação de ordem orçamentária e financeira que é o contingenciamento dos recursos que poderiam vir a ser alocados para o desenvolvimento.</w:delText>
        </w:r>
      </w:del>
    </w:p>
    <w:p w14:paraId="2BCE23B6" w14:textId="1FBD959E" w:rsidR="00341B5B" w:rsidRPr="00A44348" w:rsidDel="00E7494A" w:rsidRDefault="003E6BDD">
      <w:pPr>
        <w:widowControl/>
        <w:numPr>
          <w:ilvl w:val="0"/>
          <w:numId w:val="7"/>
        </w:numPr>
        <w:pBdr>
          <w:top w:val="nil"/>
          <w:left w:val="nil"/>
          <w:bottom w:val="nil"/>
          <w:right w:val="nil"/>
          <w:between w:val="nil"/>
        </w:pBdr>
        <w:spacing w:line="240" w:lineRule="auto"/>
        <w:jc w:val="both"/>
        <w:rPr>
          <w:del w:id="2241" w:author="Ines" w:date="2022-06-09T10:30:00Z"/>
          <w:color w:val="0070C0"/>
          <w:lang w:val="pt-BR"/>
          <w:rPrChange w:id="2242" w:author="Ines" w:date="2022-06-09T10:07:00Z">
            <w:rPr>
              <w:del w:id="2243" w:author="Ines" w:date="2022-06-09T10:30:00Z"/>
              <w:color w:val="0070C0"/>
            </w:rPr>
          </w:rPrChange>
        </w:rPr>
      </w:pPr>
      <w:del w:id="2244" w:author="Ines" w:date="2022-06-09T10:30:00Z">
        <w:r w:rsidRPr="00A44348" w:rsidDel="00E7494A">
          <w:rPr>
            <w:b/>
            <w:color w:val="0070C0"/>
            <w:lang w:val="pt-BR"/>
            <w:rPrChange w:id="2245" w:author="Ines" w:date="2022-06-09T10:07:00Z">
              <w:rPr>
                <w:b/>
                <w:color w:val="0070C0"/>
              </w:rPr>
            </w:rPrChange>
          </w:rPr>
          <w:delText xml:space="preserve">Financeira </w:delText>
        </w:r>
        <w:r w:rsidRPr="00A44348" w:rsidDel="00E7494A">
          <w:rPr>
            <w:color w:val="0070C0"/>
            <w:lang w:val="pt-BR"/>
            <w:rPrChange w:id="2246" w:author="Ines" w:date="2022-06-09T10:07:00Z">
              <w:rPr>
                <w:color w:val="0070C0"/>
              </w:rPr>
            </w:rPrChange>
          </w:rPr>
          <w:delText>– Depois da assinatura do convênio, uma limitação financeira ao projeto é o instituto do empenho (instrumento no qual a administração pública se compromete a fazer o pagamento por um determinado compromisso).</w:delText>
        </w:r>
      </w:del>
    </w:p>
    <w:p w14:paraId="1E3CCB0C" w14:textId="1346AF19" w:rsidR="00341B5B" w:rsidRPr="00A44348" w:rsidDel="00E7494A" w:rsidRDefault="003E6BDD">
      <w:pPr>
        <w:widowControl/>
        <w:numPr>
          <w:ilvl w:val="0"/>
          <w:numId w:val="7"/>
        </w:numPr>
        <w:pBdr>
          <w:top w:val="nil"/>
          <w:left w:val="nil"/>
          <w:bottom w:val="nil"/>
          <w:right w:val="nil"/>
          <w:between w:val="nil"/>
        </w:pBdr>
        <w:spacing w:line="240" w:lineRule="auto"/>
        <w:jc w:val="both"/>
        <w:rPr>
          <w:del w:id="2247" w:author="Ines" w:date="2022-06-09T10:30:00Z"/>
          <w:color w:val="0070C0"/>
          <w:lang w:val="pt-BR"/>
          <w:rPrChange w:id="2248" w:author="Ines" w:date="2022-06-09T10:14:00Z">
            <w:rPr>
              <w:del w:id="2249" w:author="Ines" w:date="2022-06-09T10:30:00Z"/>
              <w:color w:val="0070C0"/>
            </w:rPr>
          </w:rPrChange>
        </w:rPr>
      </w:pPr>
      <w:del w:id="2250" w:author="Ines" w:date="2022-06-09T10:30:00Z">
        <w:r w:rsidRPr="00A44348" w:rsidDel="00E7494A">
          <w:rPr>
            <w:b/>
            <w:color w:val="0070C0"/>
            <w:lang w:val="pt-BR"/>
            <w:rPrChange w:id="2251" w:author="Ines" w:date="2022-06-09T10:14:00Z">
              <w:rPr>
                <w:b/>
                <w:color w:val="0070C0"/>
              </w:rPr>
            </w:rPrChange>
          </w:rPr>
          <w:delText xml:space="preserve">Econômicos </w:delText>
        </w:r>
        <w:r w:rsidRPr="00A44348" w:rsidDel="00E7494A">
          <w:rPr>
            <w:color w:val="0070C0"/>
            <w:lang w:val="pt-BR"/>
            <w:rPrChange w:id="2252" w:author="Ines" w:date="2022-06-09T10:14:00Z">
              <w:rPr>
                <w:color w:val="0070C0"/>
              </w:rPr>
            </w:rPrChange>
          </w:rPr>
          <w:delText>– Todas as compras devem ser feitas seguindo os trâmites da Lei nº 8.666 de 1993 e legislações pertinentes posteriores.</w:delText>
        </w:r>
      </w:del>
    </w:p>
    <w:p w14:paraId="1D463B3E" w14:textId="5FA4F2A4" w:rsidR="00341B5B" w:rsidRPr="00A44348" w:rsidDel="00E7494A" w:rsidRDefault="003E6BDD">
      <w:pPr>
        <w:widowControl/>
        <w:numPr>
          <w:ilvl w:val="0"/>
          <w:numId w:val="7"/>
        </w:numPr>
        <w:pBdr>
          <w:top w:val="nil"/>
          <w:left w:val="nil"/>
          <w:bottom w:val="nil"/>
          <w:right w:val="nil"/>
          <w:between w:val="nil"/>
        </w:pBdr>
        <w:spacing w:line="240" w:lineRule="auto"/>
        <w:jc w:val="both"/>
        <w:rPr>
          <w:del w:id="2253" w:author="Ines" w:date="2022-06-09T10:30:00Z"/>
          <w:color w:val="0070C0"/>
          <w:lang w:val="pt-BR"/>
          <w:rPrChange w:id="2254" w:author="Ines" w:date="2022-06-09T10:07:00Z">
            <w:rPr>
              <w:del w:id="2255" w:author="Ines" w:date="2022-06-09T10:30:00Z"/>
              <w:color w:val="0070C0"/>
            </w:rPr>
          </w:rPrChange>
        </w:rPr>
      </w:pPr>
      <w:del w:id="2256" w:author="Ines" w:date="2022-06-09T10:30:00Z">
        <w:r w:rsidRPr="00A44348" w:rsidDel="00E7494A">
          <w:rPr>
            <w:b/>
            <w:color w:val="0070C0"/>
            <w:lang w:val="pt-BR"/>
            <w:rPrChange w:id="2257" w:author="Ines" w:date="2022-06-09T10:07:00Z">
              <w:rPr>
                <w:b/>
                <w:color w:val="0070C0"/>
              </w:rPr>
            </w:rPrChange>
          </w:rPr>
          <w:delText xml:space="preserve">Distribuição </w:delText>
        </w:r>
        <w:r w:rsidRPr="00A44348" w:rsidDel="00E7494A">
          <w:rPr>
            <w:color w:val="0070C0"/>
            <w:lang w:val="pt-BR"/>
            <w:rPrChange w:id="2258" w:author="Ines" w:date="2022-06-09T10:07:00Z">
              <w:rPr>
                <w:color w:val="0070C0"/>
              </w:rPr>
            </w:rPrChange>
          </w:rPr>
          <w:delText>– O sistema deverá possuir um servidor de aplicações. A arquitetura do sistema deverá ser dividida em camadas, base de dados centralizada.</w:delText>
        </w:r>
      </w:del>
    </w:p>
    <w:p w14:paraId="2A5B6FA0" w14:textId="3481A266" w:rsidR="00341B5B" w:rsidRPr="00A44348" w:rsidDel="00E7494A" w:rsidRDefault="003E6BDD">
      <w:pPr>
        <w:widowControl/>
        <w:numPr>
          <w:ilvl w:val="0"/>
          <w:numId w:val="7"/>
        </w:numPr>
        <w:pBdr>
          <w:top w:val="nil"/>
          <w:left w:val="nil"/>
          <w:bottom w:val="nil"/>
          <w:right w:val="nil"/>
          <w:between w:val="nil"/>
        </w:pBdr>
        <w:spacing w:line="240" w:lineRule="auto"/>
        <w:jc w:val="both"/>
        <w:rPr>
          <w:del w:id="2259" w:author="Ines" w:date="2022-06-09T10:30:00Z"/>
          <w:color w:val="0070C0"/>
          <w:lang w:val="pt-BR"/>
          <w:rPrChange w:id="2260" w:author="Ines" w:date="2022-06-09T10:07:00Z">
            <w:rPr>
              <w:del w:id="2261" w:author="Ines" w:date="2022-06-09T10:30:00Z"/>
              <w:color w:val="0070C0"/>
            </w:rPr>
          </w:rPrChange>
        </w:rPr>
      </w:pPr>
      <w:del w:id="2262" w:author="Ines" w:date="2022-06-09T10:30:00Z">
        <w:r w:rsidRPr="00A44348" w:rsidDel="00E7494A">
          <w:rPr>
            <w:b/>
            <w:color w:val="0070C0"/>
            <w:lang w:val="pt-BR"/>
            <w:rPrChange w:id="2263" w:author="Ines" w:date="2022-06-09T10:07:00Z">
              <w:rPr>
                <w:b/>
                <w:color w:val="0070C0"/>
              </w:rPr>
            </w:rPrChange>
          </w:rPr>
          <w:delText xml:space="preserve">Monitoramento </w:delText>
        </w:r>
        <w:r w:rsidRPr="00A44348" w:rsidDel="00E7494A">
          <w:rPr>
            <w:color w:val="0070C0"/>
            <w:lang w:val="pt-BR"/>
            <w:rPrChange w:id="2264" w:author="Ines" w:date="2022-06-09T10:07:00Z">
              <w:rPr>
                <w:color w:val="0070C0"/>
              </w:rPr>
            </w:rPrChange>
          </w:rPr>
          <w:delText>– O sistema deverá controlar e gerenciar transações, transmissões e execuções realizadas em tempo de execução. Desta forma, deve manter logs pertinentes a cada um destes itens, para serem utilizados em auditorias, com o intuito de gerenciar e controlar o uso do sistema. Também deve ser possível identificar situações críticas durante a execução do sistema e tomar as ações necessárias para concluir corretamente ou investigar tais situações.</w:delText>
        </w:r>
      </w:del>
    </w:p>
    <w:p w14:paraId="10D60626" w14:textId="66C269B1" w:rsidR="00341B5B" w:rsidRPr="00A44348" w:rsidDel="00E7494A" w:rsidRDefault="003E6BDD">
      <w:pPr>
        <w:widowControl/>
        <w:numPr>
          <w:ilvl w:val="0"/>
          <w:numId w:val="7"/>
        </w:numPr>
        <w:pBdr>
          <w:top w:val="nil"/>
          <w:left w:val="nil"/>
          <w:bottom w:val="nil"/>
          <w:right w:val="nil"/>
          <w:between w:val="nil"/>
        </w:pBdr>
        <w:spacing w:line="240" w:lineRule="auto"/>
        <w:jc w:val="both"/>
        <w:rPr>
          <w:del w:id="2265" w:author="Ines" w:date="2022-06-09T10:30:00Z"/>
          <w:color w:val="0070C0"/>
          <w:lang w:val="pt-BR"/>
          <w:rPrChange w:id="2266" w:author="Ines" w:date="2022-06-09T10:14:00Z">
            <w:rPr>
              <w:del w:id="2267" w:author="Ines" w:date="2022-06-09T10:30:00Z"/>
              <w:color w:val="0070C0"/>
            </w:rPr>
          </w:rPrChange>
        </w:rPr>
      </w:pPr>
      <w:del w:id="2268" w:author="Ines" w:date="2022-06-09T10:30:00Z">
        <w:r w:rsidRPr="00A44348" w:rsidDel="00E7494A">
          <w:rPr>
            <w:b/>
            <w:color w:val="0070C0"/>
            <w:lang w:val="pt-BR"/>
            <w:rPrChange w:id="2269" w:author="Ines" w:date="2022-06-09T10:14:00Z">
              <w:rPr>
                <w:b/>
                <w:color w:val="0070C0"/>
              </w:rPr>
            </w:rPrChange>
          </w:rPr>
          <w:delText xml:space="preserve">Replicação de Bases de Dados </w:delText>
        </w:r>
        <w:r w:rsidRPr="00A44348" w:rsidDel="00E7494A">
          <w:rPr>
            <w:color w:val="0070C0"/>
            <w:lang w:val="pt-BR"/>
            <w:rPrChange w:id="2270" w:author="Ines" w:date="2022-06-09T10:14:00Z">
              <w:rPr>
                <w:color w:val="0070C0"/>
              </w:rPr>
            </w:rPrChange>
          </w:rPr>
          <w:delText>– O sistema deve prever um mecanismo de segurança que controle o espelhamento de Bases de Dados das estações servidoras. Deve-se possuir desta forma, um mecanismo que forneça tolerância a falhas, ou seja, no caso de uma base de dados falhar outra base de dados assuma o processamento de forma segura e transparente para o usuário.</w:delText>
        </w:r>
      </w:del>
    </w:p>
    <w:p w14:paraId="7DB69C0B" w14:textId="77777777" w:rsidR="00341B5B" w:rsidRPr="00A44348" w:rsidRDefault="00341B5B">
      <w:pPr>
        <w:widowControl/>
        <w:pBdr>
          <w:top w:val="nil"/>
          <w:left w:val="nil"/>
          <w:bottom w:val="nil"/>
          <w:right w:val="nil"/>
          <w:between w:val="nil"/>
        </w:pBdr>
        <w:spacing w:line="240" w:lineRule="auto"/>
        <w:ind w:left="720"/>
        <w:jc w:val="both"/>
        <w:rPr>
          <w:color w:val="0070C0"/>
          <w:lang w:val="pt-BR"/>
          <w:rPrChange w:id="2271" w:author="Ines" w:date="2022-06-09T10:14:00Z">
            <w:rPr>
              <w:color w:val="0070C0"/>
            </w:rPr>
          </w:rPrChange>
        </w:rPr>
      </w:pPr>
    </w:p>
    <w:p w14:paraId="618D53B2" w14:textId="77777777" w:rsidR="00341B5B" w:rsidRDefault="003E6BDD">
      <w:pPr>
        <w:pStyle w:val="Ttulo1"/>
        <w:widowControl/>
        <w:numPr>
          <w:ilvl w:val="0"/>
          <w:numId w:val="9"/>
        </w:numPr>
      </w:pPr>
      <w:bookmarkStart w:id="2272" w:name="_heading=h.vx1227" w:colFirst="0" w:colLast="0"/>
      <w:bookmarkEnd w:id="2272"/>
      <w:r>
        <w:t>Referências</w:t>
      </w:r>
    </w:p>
    <w:p w14:paraId="05D0BDB1" w14:textId="76F4FCE6" w:rsidR="00341B5B" w:rsidRPr="003640B1" w:rsidRDefault="008C1867" w:rsidP="00084B10">
      <w:pPr>
        <w:ind w:left="720"/>
        <w:rPr>
          <w:rPrChange w:id="2273" w:author="Ines" w:date="2022-06-09T10:42:00Z">
            <w:rPr/>
          </w:rPrChange>
        </w:rPr>
        <w:pPrChange w:id="2274" w:author="Ines" w:date="2022-06-09T10:41:00Z">
          <w:pPr/>
        </w:pPrChange>
      </w:pPr>
      <w:ins w:id="2275" w:author="Ines" w:date="2022-06-09T10:41:00Z">
        <w:r>
          <w:t>[1]</w:t>
        </w:r>
        <w:r>
          <w:tab/>
          <w:t xml:space="preserve">Atomic </w:t>
        </w:r>
      </w:ins>
      <w:ins w:id="2276" w:author="Ines" w:date="2022-06-09T10:42:00Z">
        <w:r>
          <w:t xml:space="preserve">Design by Brad Frost </w:t>
        </w:r>
        <w:r w:rsidR="00DF5576">
          <w:t xml:space="preserve">| Disponivel em: </w:t>
        </w:r>
      </w:ins>
      <w:ins w:id="2277" w:author="Ines" w:date="2022-06-09T10:43:00Z">
        <w:r w:rsidR="009C3073">
          <w:t xml:space="preserve">&lt; </w:t>
        </w:r>
      </w:ins>
      <w:ins w:id="2278" w:author="Ines" w:date="2022-06-09T10:42:00Z">
        <w:r w:rsidR="00DF5576" w:rsidRPr="00DF5576">
          <w:t>https://atomicdesign.bradfrost.com</w:t>
        </w:r>
      </w:ins>
      <w:ins w:id="2279" w:author="Ines" w:date="2022-06-09T10:43:00Z">
        <w:r w:rsidR="009C3073">
          <w:t xml:space="preserve"> &gt;. Acesso 08/06/2022.</w:t>
        </w:r>
      </w:ins>
    </w:p>
    <w:p w14:paraId="3409E39A" w14:textId="080BCEB3" w:rsidR="00341B5B" w:rsidRPr="00A44348" w:rsidDel="00084B10" w:rsidRDefault="003E6BDD">
      <w:pPr>
        <w:widowControl/>
        <w:pBdr>
          <w:top w:val="nil"/>
          <w:left w:val="nil"/>
          <w:bottom w:val="nil"/>
          <w:right w:val="nil"/>
          <w:between w:val="nil"/>
        </w:pBdr>
        <w:spacing w:line="240" w:lineRule="auto"/>
        <w:ind w:left="708"/>
        <w:jc w:val="both"/>
        <w:rPr>
          <w:del w:id="2280" w:author="Ines" w:date="2022-06-09T10:41:00Z"/>
          <w:color w:val="000000"/>
          <w:lang w:val="pt-BR"/>
          <w:rPrChange w:id="2281" w:author="Ines" w:date="2022-06-09T10:07:00Z">
            <w:rPr>
              <w:del w:id="2282" w:author="Ines" w:date="2022-06-09T10:41:00Z"/>
              <w:color w:val="000000"/>
            </w:rPr>
          </w:rPrChange>
        </w:rPr>
      </w:pPr>
      <w:del w:id="2283" w:author="Ines" w:date="2022-06-09T10:41:00Z">
        <w:r w:rsidRPr="00A44348" w:rsidDel="00084B10">
          <w:rPr>
            <w:color w:val="000000"/>
            <w:lang w:val="pt-BR"/>
            <w:rPrChange w:id="2284" w:author="Ines" w:date="2022-06-09T10:07:00Z">
              <w:rPr>
                <w:color w:val="000000"/>
              </w:rPr>
            </w:rPrChange>
          </w:rPr>
          <w:delText>Descreve-se aqui a informação necessária para que todas as fontes de dados citadas na ERSw possam</w:delText>
        </w:r>
      </w:del>
    </w:p>
    <w:p w14:paraId="7A6D5C8A" w14:textId="0F3F239C" w:rsidR="00341B5B" w:rsidRPr="00A44348" w:rsidDel="00084B10" w:rsidRDefault="003E6BDD">
      <w:pPr>
        <w:widowControl/>
        <w:pBdr>
          <w:top w:val="nil"/>
          <w:left w:val="nil"/>
          <w:bottom w:val="nil"/>
          <w:right w:val="nil"/>
          <w:between w:val="nil"/>
        </w:pBdr>
        <w:spacing w:line="240" w:lineRule="auto"/>
        <w:ind w:left="708"/>
        <w:jc w:val="both"/>
        <w:rPr>
          <w:del w:id="2285" w:author="Ines" w:date="2022-06-09T10:41:00Z"/>
          <w:color w:val="000000"/>
          <w:lang w:val="pt-BR"/>
          <w:rPrChange w:id="2286" w:author="Ines" w:date="2022-06-09T10:14:00Z">
            <w:rPr>
              <w:del w:id="2287" w:author="Ines" w:date="2022-06-09T10:41:00Z"/>
              <w:color w:val="000000"/>
            </w:rPr>
          </w:rPrChange>
        </w:rPr>
      </w:pPr>
      <w:del w:id="2288" w:author="Ines" w:date="2022-06-09T10:41:00Z">
        <w:r w:rsidRPr="00A44348" w:rsidDel="00084B10">
          <w:rPr>
            <w:color w:val="000000"/>
            <w:lang w:val="pt-BR"/>
            <w:rPrChange w:id="2289" w:author="Ines" w:date="2022-06-09T10:14:00Z">
              <w:rPr>
                <w:color w:val="000000"/>
              </w:rPr>
            </w:rPrChange>
          </w:rPr>
          <w:delText>ser recuperadas, caso necessário</w:delText>
        </w:r>
      </w:del>
    </w:p>
    <w:p w14:paraId="508412EB" w14:textId="0445D198" w:rsidR="00341B5B" w:rsidRPr="00A44348" w:rsidDel="00084B10" w:rsidRDefault="00341B5B">
      <w:pPr>
        <w:widowControl/>
        <w:pBdr>
          <w:top w:val="nil"/>
          <w:left w:val="nil"/>
          <w:bottom w:val="nil"/>
          <w:right w:val="nil"/>
          <w:between w:val="nil"/>
        </w:pBdr>
        <w:spacing w:line="240" w:lineRule="auto"/>
        <w:ind w:left="708"/>
        <w:jc w:val="both"/>
        <w:rPr>
          <w:del w:id="2290" w:author="Ines" w:date="2022-06-09T10:41:00Z"/>
          <w:color w:val="000000"/>
          <w:lang w:val="pt-BR"/>
          <w:rPrChange w:id="2291" w:author="Ines" w:date="2022-06-09T10:14:00Z">
            <w:rPr>
              <w:del w:id="2292" w:author="Ines" w:date="2022-06-09T10:41:00Z"/>
              <w:color w:val="000000"/>
            </w:rPr>
          </w:rPrChange>
        </w:rPr>
      </w:pPr>
    </w:p>
    <w:p w14:paraId="75D693B7" w14:textId="4634D4C8" w:rsidR="00341B5B" w:rsidRPr="00A44348" w:rsidDel="00084B10" w:rsidRDefault="003E6BDD">
      <w:pPr>
        <w:widowControl/>
        <w:pBdr>
          <w:top w:val="nil"/>
          <w:left w:val="nil"/>
          <w:bottom w:val="nil"/>
          <w:right w:val="nil"/>
          <w:between w:val="nil"/>
        </w:pBdr>
        <w:spacing w:line="240" w:lineRule="auto"/>
        <w:ind w:left="708"/>
        <w:jc w:val="both"/>
        <w:rPr>
          <w:del w:id="2293" w:author="Ines" w:date="2022-06-09T10:41:00Z"/>
          <w:rFonts w:ascii="Arial" w:eastAsia="Arial" w:hAnsi="Arial" w:cs="Arial"/>
          <w:color w:val="0070C0"/>
          <w:lang w:val="pt-BR"/>
          <w:rPrChange w:id="2294" w:author="Ines" w:date="2022-06-09T10:14:00Z">
            <w:rPr>
              <w:del w:id="2295" w:author="Ines" w:date="2022-06-09T10:41:00Z"/>
              <w:rFonts w:ascii="Arial" w:eastAsia="Arial" w:hAnsi="Arial" w:cs="Arial"/>
              <w:color w:val="0070C0"/>
            </w:rPr>
          </w:rPrChange>
        </w:rPr>
      </w:pPr>
      <w:del w:id="2296" w:author="Ines" w:date="2022-06-09T10:41:00Z">
        <w:r w:rsidRPr="00A44348" w:rsidDel="00084B10">
          <w:rPr>
            <w:color w:val="0070C0"/>
            <w:lang w:val="pt-BR"/>
            <w:rPrChange w:id="2297" w:author="Ines" w:date="2022-06-09T10:14:00Z">
              <w:rPr>
                <w:color w:val="0070C0"/>
              </w:rPr>
            </w:rPrChange>
          </w:rPr>
          <w:delText xml:space="preserve">A lista de referências deve ser completa e estar em acordo com as normas bibliográficas vigentes. Para cada referências é importante indicar, no mínimo, os autores, o título, o nome do veículo onde a referência foi divulgada e o ano da publicação. </w:delText>
        </w:r>
      </w:del>
    </w:p>
    <w:p w14:paraId="43EDC539" w14:textId="77777777" w:rsidR="00341B5B" w:rsidRPr="00A44348" w:rsidRDefault="00341B5B">
      <w:pPr>
        <w:rPr>
          <w:lang w:val="pt-BR"/>
          <w:rPrChange w:id="2298" w:author="Ines" w:date="2022-06-09T10:14:00Z">
            <w:rPr/>
          </w:rPrChange>
        </w:rPr>
      </w:pPr>
    </w:p>
    <w:sectPr w:rsidR="00341B5B" w:rsidRPr="00A44348">
      <w:headerReference w:type="default" r:id="rId28"/>
      <w:footerReference w:type="default" r:id="rId29"/>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DB41D" w14:textId="77777777" w:rsidR="00370E37" w:rsidRDefault="00370E37">
      <w:pPr>
        <w:spacing w:line="240" w:lineRule="auto"/>
      </w:pPr>
      <w:r>
        <w:separator/>
      </w:r>
    </w:p>
  </w:endnote>
  <w:endnote w:type="continuationSeparator" w:id="0">
    <w:p w14:paraId="63D1034D" w14:textId="77777777" w:rsidR="00370E37" w:rsidRDefault="00370E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0333A" w14:textId="77777777" w:rsidR="00341B5B" w:rsidRDefault="00341B5B">
    <w:pPr>
      <w:pBdr>
        <w:top w:val="nil"/>
        <w:left w:val="nil"/>
        <w:bottom w:val="nil"/>
        <w:right w:val="nil"/>
        <w:between w:val="nil"/>
      </w:pBdr>
      <w:spacing w:line="276" w:lineRule="auto"/>
      <w:rPr>
        <w:color w:val="000000"/>
      </w:rPr>
    </w:pPr>
  </w:p>
  <w:tbl>
    <w:tblPr>
      <w:tblStyle w:val="a9"/>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341B5B" w14:paraId="5C5ED292" w14:textId="77777777">
      <w:tc>
        <w:tcPr>
          <w:tcW w:w="3162" w:type="dxa"/>
          <w:tcBorders>
            <w:top w:val="nil"/>
            <w:left w:val="nil"/>
            <w:bottom w:val="nil"/>
            <w:right w:val="nil"/>
          </w:tcBorders>
        </w:tcPr>
        <w:p w14:paraId="3C5A022D" w14:textId="77777777" w:rsidR="00341B5B" w:rsidRDefault="003E6BDD">
          <w:pPr>
            <w:ind w:right="360"/>
            <w:rPr>
              <w:sz w:val="24"/>
              <w:szCs w:val="24"/>
            </w:rPr>
          </w:pPr>
          <w:r>
            <w:t>Confidencial</w:t>
          </w:r>
        </w:p>
      </w:tc>
      <w:tc>
        <w:tcPr>
          <w:tcW w:w="3162" w:type="dxa"/>
          <w:tcBorders>
            <w:top w:val="nil"/>
            <w:left w:val="nil"/>
            <w:bottom w:val="nil"/>
            <w:right w:val="nil"/>
          </w:tcBorders>
        </w:tcPr>
        <w:p w14:paraId="64124479" w14:textId="77777777" w:rsidR="00341B5B" w:rsidRDefault="003E6BDD">
          <w:pPr>
            <w:jc w:val="center"/>
          </w:pPr>
          <w:r>
            <w:rPr>
              <w:rFonts w:ascii="Noto Sans Symbols" w:eastAsia="Noto Sans Symbols" w:hAnsi="Noto Sans Symbols" w:cs="Noto Sans Symbols"/>
            </w:rPr>
            <w:t>©</w:t>
          </w:r>
          <w:r>
            <w:t>TerraLAB, 2019</w:t>
          </w:r>
        </w:p>
      </w:tc>
      <w:tc>
        <w:tcPr>
          <w:tcW w:w="3162" w:type="dxa"/>
          <w:tcBorders>
            <w:top w:val="nil"/>
            <w:left w:val="nil"/>
            <w:bottom w:val="nil"/>
            <w:right w:val="nil"/>
          </w:tcBorders>
        </w:tcPr>
        <w:p w14:paraId="2BD9C4C7" w14:textId="77777777" w:rsidR="00341B5B" w:rsidRDefault="003E6BDD">
          <w:pPr>
            <w:jc w:val="right"/>
          </w:pPr>
          <w:r>
            <w:t xml:space="preserve">Página </w:t>
          </w:r>
          <w:r>
            <w:fldChar w:fldCharType="begin"/>
          </w:r>
          <w:r>
            <w:instrText>PAGE</w:instrText>
          </w:r>
          <w:r>
            <w:fldChar w:fldCharType="separate"/>
          </w:r>
          <w:r w:rsidR="00D91FA1">
            <w:rPr>
              <w:noProof/>
            </w:rPr>
            <w:t>2</w:t>
          </w:r>
          <w:r>
            <w:fldChar w:fldCharType="end"/>
          </w:r>
        </w:p>
      </w:tc>
    </w:tr>
  </w:tbl>
  <w:p w14:paraId="3CC1016F" w14:textId="77777777" w:rsidR="00341B5B" w:rsidRDefault="00341B5B">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FB4D8" w14:textId="77777777" w:rsidR="00370E37" w:rsidRDefault="00370E37">
      <w:pPr>
        <w:spacing w:line="240" w:lineRule="auto"/>
      </w:pPr>
      <w:r>
        <w:separator/>
      </w:r>
    </w:p>
  </w:footnote>
  <w:footnote w:type="continuationSeparator" w:id="0">
    <w:p w14:paraId="09AD1B4D" w14:textId="77777777" w:rsidR="00370E37" w:rsidRDefault="00370E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5C14B" w14:textId="77777777" w:rsidR="00341B5B" w:rsidRDefault="00341B5B">
    <w:pPr>
      <w:rPr>
        <w:sz w:val="24"/>
        <w:szCs w:val="24"/>
      </w:rPr>
    </w:pPr>
  </w:p>
  <w:p w14:paraId="5A453489" w14:textId="77777777" w:rsidR="00341B5B" w:rsidRDefault="00341B5B">
    <w:pPr>
      <w:pBdr>
        <w:top w:val="single" w:sz="6" w:space="1" w:color="000000"/>
      </w:pBdr>
      <w:rPr>
        <w:sz w:val="24"/>
        <w:szCs w:val="24"/>
      </w:rPr>
    </w:pPr>
  </w:p>
  <w:p w14:paraId="2BFD40E4" w14:textId="77777777" w:rsidR="00341B5B" w:rsidRPr="00A44348" w:rsidRDefault="003E6BDD">
    <w:pPr>
      <w:pBdr>
        <w:bottom w:val="single" w:sz="6" w:space="1" w:color="000000"/>
      </w:pBdr>
      <w:jc w:val="right"/>
      <w:rPr>
        <w:rFonts w:ascii="Arial" w:eastAsia="Arial" w:hAnsi="Arial" w:cs="Arial"/>
        <w:b/>
        <w:sz w:val="24"/>
        <w:szCs w:val="24"/>
        <w:lang w:val="pt-BR"/>
        <w:rPrChange w:id="13" w:author="Ines" w:date="2022-06-09T10:14:00Z">
          <w:rPr>
            <w:rFonts w:ascii="Arial" w:eastAsia="Arial" w:hAnsi="Arial" w:cs="Arial"/>
            <w:b/>
            <w:sz w:val="24"/>
            <w:szCs w:val="24"/>
          </w:rPr>
        </w:rPrChange>
      </w:rPr>
    </w:pPr>
    <w:r w:rsidRPr="00A44348">
      <w:rPr>
        <w:rFonts w:ascii="Arial" w:eastAsia="Arial" w:hAnsi="Arial" w:cs="Arial"/>
        <w:b/>
        <w:sz w:val="24"/>
        <w:szCs w:val="24"/>
        <w:lang w:val="pt-BR"/>
        <w:rPrChange w:id="14" w:author="Ines" w:date="2022-06-09T10:14:00Z">
          <w:rPr>
            <w:rFonts w:ascii="Arial" w:eastAsia="Arial" w:hAnsi="Arial" w:cs="Arial"/>
            <w:b/>
            <w:sz w:val="24"/>
            <w:szCs w:val="24"/>
          </w:rPr>
        </w:rPrChange>
      </w:rPr>
      <w:t>TerraLAB – Laboratório para Modelagem e Simulação de Sistemas Terrestres</w:t>
    </w:r>
  </w:p>
  <w:p w14:paraId="2DAF2B7E" w14:textId="77777777" w:rsidR="00341B5B" w:rsidRDefault="003E6BDD">
    <w:pPr>
      <w:pBdr>
        <w:bottom w:val="single" w:sz="6" w:space="1" w:color="000000"/>
      </w:pBdr>
      <w:jc w:val="right"/>
      <w:rPr>
        <w:rFonts w:ascii="Arial" w:eastAsia="Arial" w:hAnsi="Arial" w:cs="Arial"/>
        <w:b/>
        <w:sz w:val="24"/>
        <w:szCs w:val="24"/>
      </w:rPr>
    </w:pPr>
    <w:r>
      <w:rPr>
        <w:rFonts w:ascii="Arial" w:eastAsia="Arial" w:hAnsi="Arial" w:cs="Arial"/>
        <w:b/>
        <w:sz w:val="24"/>
        <w:szCs w:val="24"/>
      </w:rPr>
      <w:t>Departamento de Computação - UFOP</w:t>
    </w:r>
  </w:p>
  <w:p w14:paraId="3424513F" w14:textId="77777777" w:rsidR="00341B5B" w:rsidRDefault="00341B5B">
    <w:pPr>
      <w:pBdr>
        <w:bottom w:val="single" w:sz="6" w:space="1" w:color="000000"/>
      </w:pBdr>
      <w:jc w:val="right"/>
      <w:rPr>
        <w:sz w:val="24"/>
        <w:szCs w:val="24"/>
      </w:rPr>
    </w:pPr>
  </w:p>
  <w:p w14:paraId="704DBADF" w14:textId="77777777" w:rsidR="00341B5B" w:rsidRDefault="00341B5B">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17F52" w14:textId="77777777" w:rsidR="00341B5B" w:rsidRDefault="00341B5B">
    <w:pPr>
      <w:pBdr>
        <w:top w:val="nil"/>
        <w:left w:val="nil"/>
        <w:bottom w:val="nil"/>
        <w:right w:val="nil"/>
        <w:between w:val="nil"/>
      </w:pBdr>
      <w:spacing w:line="276" w:lineRule="auto"/>
    </w:pPr>
  </w:p>
  <w:tbl>
    <w:tblPr>
      <w:tblStyle w:val="a8"/>
      <w:tblW w:w="93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13"/>
      <w:gridCol w:w="2041"/>
      <w:gridCol w:w="990"/>
    </w:tblGrid>
    <w:tr w:rsidR="00341B5B" w14:paraId="290CAFEB" w14:textId="77777777">
      <w:tc>
        <w:tcPr>
          <w:tcW w:w="6313" w:type="dxa"/>
          <w:tcBorders>
            <w:top w:val="single" w:sz="6" w:space="0" w:color="000000"/>
            <w:left w:val="single" w:sz="6" w:space="0" w:color="000000"/>
            <w:bottom w:val="single" w:sz="6" w:space="0" w:color="000000"/>
            <w:right w:val="single" w:sz="6" w:space="0" w:color="000000"/>
          </w:tcBorders>
        </w:tcPr>
        <w:p w14:paraId="700E4AD2" w14:textId="26E2869A" w:rsidR="00341B5B" w:rsidRDefault="00D91FA1">
          <w:ins w:id="2299" w:author="Igor Santiago" w:date="2022-06-08T20:29:00Z">
            <w:r>
              <w:t>SysSoldCar</w:t>
            </w:r>
          </w:ins>
          <w:del w:id="2300" w:author="Igor Santiago" w:date="2022-06-08T20:29:00Z">
            <w:r w:rsidR="003E6BDD" w:rsidDel="00D91FA1">
              <w:delText>&lt;Nome do Projeto&gt;</w:delText>
            </w:r>
          </w:del>
        </w:p>
      </w:tc>
      <w:tc>
        <w:tcPr>
          <w:tcW w:w="2041" w:type="dxa"/>
          <w:tcBorders>
            <w:top w:val="single" w:sz="6" w:space="0" w:color="000000"/>
            <w:left w:val="single" w:sz="6" w:space="0" w:color="000000"/>
            <w:bottom w:val="single" w:sz="6" w:space="0" w:color="000000"/>
            <w:right w:val="single" w:sz="6" w:space="0" w:color="000000"/>
          </w:tcBorders>
        </w:tcPr>
        <w:p w14:paraId="6F5958EA" w14:textId="13AD727A" w:rsidR="00341B5B" w:rsidRDefault="003E6BDD">
          <w:pPr>
            <w:tabs>
              <w:tab w:val="left" w:pos="1135"/>
            </w:tabs>
            <w:spacing w:before="40"/>
            <w:ind w:right="68"/>
          </w:pPr>
          <w:r>
            <w:t xml:space="preserve">  Versão:   </w:t>
          </w:r>
          <w:ins w:id="2301" w:author="Igor Santiago" w:date="2022-06-08T20:29:00Z">
            <w:r w:rsidR="00D91FA1">
              <w:t>1.0</w:t>
            </w:r>
          </w:ins>
          <w:del w:id="2302" w:author="Igor Santiago" w:date="2022-06-08T20:29:00Z">
            <w:r w:rsidDel="00D91FA1">
              <w:delText>&lt;1.0&gt;</w:delText>
            </w:r>
          </w:del>
        </w:p>
      </w:tc>
      <w:tc>
        <w:tcPr>
          <w:tcW w:w="990" w:type="dxa"/>
          <w:vMerge w:val="restart"/>
          <w:tcBorders>
            <w:top w:val="single" w:sz="6" w:space="0" w:color="000000"/>
            <w:left w:val="single" w:sz="6" w:space="0" w:color="000000"/>
          </w:tcBorders>
        </w:tcPr>
        <w:p w14:paraId="51B5084F" w14:textId="77777777" w:rsidR="00341B5B" w:rsidRDefault="003E6BDD">
          <w:pPr>
            <w:tabs>
              <w:tab w:val="left" w:pos="1135"/>
            </w:tabs>
            <w:spacing w:before="40"/>
            <w:ind w:right="68"/>
          </w:pPr>
          <w:r>
            <w:rPr>
              <w:noProof/>
            </w:rPr>
            <w:drawing>
              <wp:inline distT="0" distB="0" distL="0" distR="0" wp14:anchorId="4B7EB2AB" wp14:editId="56991E6A">
                <wp:extent cx="424180" cy="443865"/>
                <wp:effectExtent l="0" t="0" r="0" b="0"/>
                <wp:docPr id="18" name="image2.jpg" descr="logoPeq"/>
                <wp:cNvGraphicFramePr/>
                <a:graphic xmlns:a="http://schemas.openxmlformats.org/drawingml/2006/main">
                  <a:graphicData uri="http://schemas.openxmlformats.org/drawingml/2006/picture">
                    <pic:pic xmlns:pic="http://schemas.openxmlformats.org/drawingml/2006/picture">
                      <pic:nvPicPr>
                        <pic:cNvPr id="0" name="image2.jpg" descr="logoPeq"/>
                        <pic:cNvPicPr preferRelativeResize="0"/>
                      </pic:nvPicPr>
                      <pic:blipFill>
                        <a:blip r:embed="rId1"/>
                        <a:srcRect/>
                        <a:stretch>
                          <a:fillRect/>
                        </a:stretch>
                      </pic:blipFill>
                      <pic:spPr>
                        <a:xfrm>
                          <a:off x="0" y="0"/>
                          <a:ext cx="424180" cy="443865"/>
                        </a:xfrm>
                        <a:prstGeom prst="rect">
                          <a:avLst/>
                        </a:prstGeom>
                        <a:ln/>
                      </pic:spPr>
                    </pic:pic>
                  </a:graphicData>
                </a:graphic>
              </wp:inline>
            </w:drawing>
          </w:r>
        </w:p>
      </w:tc>
    </w:tr>
    <w:tr w:rsidR="00341B5B" w14:paraId="0F42D87E" w14:textId="77777777">
      <w:tc>
        <w:tcPr>
          <w:tcW w:w="6313" w:type="dxa"/>
          <w:tcBorders>
            <w:top w:val="single" w:sz="6" w:space="0" w:color="000000"/>
            <w:left w:val="single" w:sz="6" w:space="0" w:color="000000"/>
            <w:bottom w:val="single" w:sz="6" w:space="0" w:color="000000"/>
            <w:right w:val="single" w:sz="6" w:space="0" w:color="000000"/>
          </w:tcBorders>
        </w:tcPr>
        <w:p w14:paraId="66C58F74" w14:textId="77777777" w:rsidR="00341B5B" w:rsidRDefault="003E6BDD">
          <w:r>
            <w:t>Especificacão de Requisitos</w:t>
          </w:r>
        </w:p>
      </w:tc>
      <w:tc>
        <w:tcPr>
          <w:tcW w:w="2041" w:type="dxa"/>
          <w:tcBorders>
            <w:top w:val="single" w:sz="6" w:space="0" w:color="000000"/>
            <w:left w:val="single" w:sz="6" w:space="0" w:color="000000"/>
            <w:bottom w:val="single" w:sz="6" w:space="0" w:color="000000"/>
            <w:right w:val="single" w:sz="6" w:space="0" w:color="000000"/>
          </w:tcBorders>
        </w:tcPr>
        <w:p w14:paraId="441D411D" w14:textId="48B0D773" w:rsidR="00341B5B" w:rsidRDefault="003E6BDD">
          <w:r>
            <w:t xml:space="preserve">  Data: </w:t>
          </w:r>
          <w:del w:id="2303" w:author="Igor Santiago" w:date="2022-06-08T20:30:00Z">
            <w:r w:rsidDel="00D91FA1">
              <w:delText xml:space="preserve"> </w:delText>
            </w:r>
          </w:del>
          <w:ins w:id="2304" w:author="Igor Santiago" w:date="2022-06-08T20:29:00Z">
            <w:r w:rsidR="00D91FA1">
              <w:t>08/06/2022</w:t>
            </w:r>
          </w:ins>
          <w:del w:id="2305" w:author="Igor Santiago" w:date="2022-06-08T20:29:00Z">
            <w:r w:rsidDel="00D91FA1">
              <w:delText>&lt;dd/mm/aa&gt;</w:delText>
            </w:r>
          </w:del>
        </w:p>
      </w:tc>
      <w:tc>
        <w:tcPr>
          <w:tcW w:w="990" w:type="dxa"/>
          <w:vMerge/>
          <w:tcBorders>
            <w:top w:val="single" w:sz="6" w:space="0" w:color="000000"/>
            <w:left w:val="single" w:sz="6" w:space="0" w:color="000000"/>
          </w:tcBorders>
        </w:tcPr>
        <w:p w14:paraId="3157C58F" w14:textId="77777777" w:rsidR="00341B5B" w:rsidRDefault="00341B5B">
          <w:pPr>
            <w:pBdr>
              <w:top w:val="nil"/>
              <w:left w:val="nil"/>
              <w:bottom w:val="nil"/>
              <w:right w:val="nil"/>
              <w:between w:val="nil"/>
            </w:pBdr>
            <w:spacing w:line="276" w:lineRule="auto"/>
          </w:pPr>
        </w:p>
      </w:tc>
    </w:tr>
    <w:tr w:rsidR="00341B5B" w:rsidRPr="00A44348" w14:paraId="752606BB" w14:textId="77777777">
      <w:tc>
        <w:tcPr>
          <w:tcW w:w="8354" w:type="dxa"/>
          <w:gridSpan w:val="2"/>
          <w:tcBorders>
            <w:top w:val="single" w:sz="6" w:space="0" w:color="000000"/>
            <w:left w:val="single" w:sz="6" w:space="0" w:color="000000"/>
            <w:bottom w:val="single" w:sz="6" w:space="0" w:color="000000"/>
            <w:right w:val="single" w:sz="6" w:space="0" w:color="000000"/>
          </w:tcBorders>
        </w:tcPr>
        <w:p w14:paraId="12780F93" w14:textId="4F135868" w:rsidR="00341B5B" w:rsidRPr="00A44348" w:rsidRDefault="003E6BDD">
          <w:pPr>
            <w:rPr>
              <w:lang w:val="pt-BR"/>
              <w:rPrChange w:id="2306" w:author="Ines" w:date="2022-06-09T10:14:00Z">
                <w:rPr/>
              </w:rPrChange>
            </w:rPr>
          </w:pPr>
          <w:r w:rsidRPr="00A44348">
            <w:rPr>
              <w:lang w:val="pt-BR"/>
              <w:rPrChange w:id="2307" w:author="Ines" w:date="2022-06-09T10:14:00Z">
                <w:rPr/>
              </w:rPrChange>
            </w:rPr>
            <w:t>&lt;identificador do documento&gt;</w:t>
          </w:r>
          <w:ins w:id="2308" w:author="Igor Santiago" w:date="2022-06-08T20:31:00Z">
            <w:r w:rsidR="00D91FA1" w:rsidRPr="00A44348">
              <w:rPr>
                <w:lang w:val="pt-BR"/>
                <w:rPrChange w:id="2309" w:author="Ines" w:date="2022-06-09T10:14:00Z">
                  <w:rPr/>
                </w:rPrChange>
              </w:rPr>
              <w:t xml:space="preserve"> # o que colocar aqui?</w:t>
            </w:r>
          </w:ins>
        </w:p>
      </w:tc>
      <w:tc>
        <w:tcPr>
          <w:tcW w:w="990" w:type="dxa"/>
          <w:vMerge/>
          <w:tcBorders>
            <w:top w:val="single" w:sz="6" w:space="0" w:color="000000"/>
            <w:left w:val="single" w:sz="6" w:space="0" w:color="000000"/>
          </w:tcBorders>
        </w:tcPr>
        <w:p w14:paraId="22FA3DEA" w14:textId="77777777" w:rsidR="00341B5B" w:rsidRPr="00A44348" w:rsidRDefault="00341B5B">
          <w:pPr>
            <w:pBdr>
              <w:top w:val="nil"/>
              <w:left w:val="nil"/>
              <w:bottom w:val="nil"/>
              <w:right w:val="nil"/>
              <w:between w:val="nil"/>
            </w:pBdr>
            <w:spacing w:line="276" w:lineRule="auto"/>
            <w:rPr>
              <w:lang w:val="pt-BR"/>
              <w:rPrChange w:id="2310" w:author="Ines" w:date="2022-06-09T10:14:00Z">
                <w:rPr/>
              </w:rPrChange>
            </w:rPr>
          </w:pPr>
        </w:p>
      </w:tc>
    </w:tr>
  </w:tbl>
  <w:p w14:paraId="4EDD3423" w14:textId="77777777" w:rsidR="00341B5B" w:rsidRPr="00A44348" w:rsidRDefault="00341B5B">
    <w:pPr>
      <w:pBdr>
        <w:top w:val="nil"/>
        <w:left w:val="nil"/>
        <w:bottom w:val="nil"/>
        <w:right w:val="nil"/>
        <w:between w:val="nil"/>
      </w:pBdr>
      <w:tabs>
        <w:tab w:val="center" w:pos="4320"/>
        <w:tab w:val="right" w:pos="8640"/>
      </w:tabs>
      <w:spacing w:line="240" w:lineRule="auto"/>
      <w:rPr>
        <w:color w:val="000000"/>
        <w:lang w:val="pt-BR"/>
        <w:rPrChange w:id="2311" w:author="Ines" w:date="2022-06-09T10:14:00Z">
          <w:rPr>
            <w:color w:val="000000"/>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26C33"/>
    <w:multiLevelType w:val="multilevel"/>
    <w:tmpl w:val="4DCCFBD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8C34E1"/>
    <w:multiLevelType w:val="multilevel"/>
    <w:tmpl w:val="B00076DC"/>
    <w:lvl w:ilvl="0">
      <w:start w:val="3"/>
      <w:numFmt w:val="bullet"/>
      <w:lvlText w:val="-"/>
      <w:lvlJc w:val="left"/>
      <w:pPr>
        <w:ind w:left="1985" w:hanging="567"/>
      </w:pPr>
      <w:rPr>
        <w:rFonts w:ascii="Times New Roman" w:eastAsia="Times New Roman" w:hAnsi="Times New Roman" w:cs="Times New Roman"/>
      </w:rPr>
    </w:lvl>
    <w:lvl w:ilvl="1">
      <w:start w:val="3"/>
      <w:numFmt w:val="bullet"/>
      <w:lvlText w:val="-"/>
      <w:lvlJc w:val="left"/>
      <w:pPr>
        <w:ind w:left="2169" w:hanging="567"/>
      </w:pPr>
      <w:rPr>
        <w:rFonts w:ascii="Times New Roman" w:eastAsia="Times New Roman" w:hAnsi="Times New Roman" w:cs="Times New Roman"/>
      </w:rPr>
    </w:lvl>
    <w:lvl w:ilvl="2">
      <w:start w:val="1"/>
      <w:numFmt w:val="bullet"/>
      <w:lvlText w:val="▪"/>
      <w:lvlJc w:val="left"/>
      <w:pPr>
        <w:ind w:left="3204" w:hanging="360"/>
      </w:pPr>
      <w:rPr>
        <w:rFonts w:ascii="Noto Sans Symbols" w:eastAsia="Noto Sans Symbols" w:hAnsi="Noto Sans Symbols" w:cs="Noto Sans Symbols"/>
      </w:rPr>
    </w:lvl>
    <w:lvl w:ilvl="3">
      <w:start w:val="1"/>
      <w:numFmt w:val="bullet"/>
      <w:lvlText w:val="●"/>
      <w:lvlJc w:val="left"/>
      <w:pPr>
        <w:ind w:left="3924" w:hanging="360"/>
      </w:pPr>
      <w:rPr>
        <w:rFonts w:ascii="Noto Sans Symbols" w:eastAsia="Noto Sans Symbols" w:hAnsi="Noto Sans Symbols" w:cs="Noto Sans Symbols"/>
      </w:rPr>
    </w:lvl>
    <w:lvl w:ilvl="4">
      <w:start w:val="1"/>
      <w:numFmt w:val="bullet"/>
      <w:lvlText w:val="o"/>
      <w:lvlJc w:val="left"/>
      <w:pPr>
        <w:ind w:left="4644" w:hanging="360"/>
      </w:pPr>
      <w:rPr>
        <w:rFonts w:ascii="Courier New" w:eastAsia="Courier New" w:hAnsi="Courier New" w:cs="Courier New"/>
      </w:rPr>
    </w:lvl>
    <w:lvl w:ilvl="5">
      <w:start w:val="1"/>
      <w:numFmt w:val="bullet"/>
      <w:lvlText w:val="▪"/>
      <w:lvlJc w:val="left"/>
      <w:pPr>
        <w:ind w:left="5364" w:hanging="360"/>
      </w:pPr>
      <w:rPr>
        <w:rFonts w:ascii="Noto Sans Symbols" w:eastAsia="Noto Sans Symbols" w:hAnsi="Noto Sans Symbols" w:cs="Noto Sans Symbols"/>
      </w:rPr>
    </w:lvl>
    <w:lvl w:ilvl="6">
      <w:start w:val="1"/>
      <w:numFmt w:val="bullet"/>
      <w:lvlText w:val="●"/>
      <w:lvlJc w:val="left"/>
      <w:pPr>
        <w:ind w:left="6084" w:hanging="360"/>
      </w:pPr>
      <w:rPr>
        <w:rFonts w:ascii="Noto Sans Symbols" w:eastAsia="Noto Sans Symbols" w:hAnsi="Noto Sans Symbols" w:cs="Noto Sans Symbols"/>
      </w:rPr>
    </w:lvl>
    <w:lvl w:ilvl="7">
      <w:start w:val="1"/>
      <w:numFmt w:val="bullet"/>
      <w:lvlText w:val="o"/>
      <w:lvlJc w:val="left"/>
      <w:pPr>
        <w:ind w:left="6804" w:hanging="360"/>
      </w:pPr>
      <w:rPr>
        <w:rFonts w:ascii="Courier New" w:eastAsia="Courier New" w:hAnsi="Courier New" w:cs="Courier New"/>
      </w:rPr>
    </w:lvl>
    <w:lvl w:ilvl="8">
      <w:start w:val="1"/>
      <w:numFmt w:val="bullet"/>
      <w:lvlText w:val="▪"/>
      <w:lvlJc w:val="left"/>
      <w:pPr>
        <w:ind w:left="7524" w:hanging="360"/>
      </w:pPr>
      <w:rPr>
        <w:rFonts w:ascii="Noto Sans Symbols" w:eastAsia="Noto Sans Symbols" w:hAnsi="Noto Sans Symbols" w:cs="Noto Sans Symbols"/>
      </w:rPr>
    </w:lvl>
  </w:abstractNum>
  <w:abstractNum w:abstractNumId="2" w15:restartNumberingAfterBreak="0">
    <w:nsid w:val="01693D67"/>
    <w:multiLevelType w:val="multilevel"/>
    <w:tmpl w:val="CE1C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0193A"/>
    <w:multiLevelType w:val="multilevel"/>
    <w:tmpl w:val="2CECB920"/>
    <w:lvl w:ilvl="0">
      <w:start w:val="1"/>
      <w:numFmt w:val="lowerLetter"/>
      <w:pStyle w:val="PSDS-MarcadoresCorpodeTexto"/>
      <w:lvlText w:val="%1."/>
      <w:lvlJc w:val="left"/>
      <w:pPr>
        <w:ind w:left="1428" w:hanging="360"/>
      </w:pPr>
      <w:rPr>
        <w:color w:val="auto"/>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 w15:restartNumberingAfterBreak="0">
    <w:nsid w:val="11CA142B"/>
    <w:multiLevelType w:val="multilevel"/>
    <w:tmpl w:val="88FEDE96"/>
    <w:lvl w:ilvl="0">
      <w:start w:val="1"/>
      <w:numFmt w:val="decimal"/>
      <w:lvlText w:val="%1."/>
      <w:lvlJc w:val="left"/>
      <w:pPr>
        <w:ind w:left="0" w:firstLine="0"/>
      </w:pPr>
    </w:lvl>
    <w:lvl w:ilvl="1">
      <w:start w:val="1"/>
      <w:numFmt w:val="decimal"/>
      <w:lvlText w:val="%1.%2"/>
      <w:lvlJc w:val="left"/>
      <w:pPr>
        <w:ind w:left="0" w:firstLine="0"/>
      </w:pPr>
      <w:rPr>
        <w:color w:val="auto"/>
      </w:rPr>
    </w:lvl>
    <w:lvl w:ilvl="2">
      <w:start w:val="1"/>
      <w:numFmt w:val="decimal"/>
      <w:lvlText w:val="%1.%2.%3"/>
      <w:lvlJc w:val="left"/>
      <w:pPr>
        <w:ind w:left="0" w:firstLine="0"/>
      </w:pPr>
      <w:rPr>
        <w:color w:val="auto"/>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147D29A5"/>
    <w:multiLevelType w:val="multilevel"/>
    <w:tmpl w:val="9CB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C0FD3"/>
    <w:multiLevelType w:val="multilevel"/>
    <w:tmpl w:val="84CE4D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03499"/>
    <w:multiLevelType w:val="multilevel"/>
    <w:tmpl w:val="FFC6E25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8" w15:restartNumberingAfterBreak="0">
    <w:nsid w:val="23AA7426"/>
    <w:multiLevelType w:val="multilevel"/>
    <w:tmpl w:val="56D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197A8D"/>
    <w:multiLevelType w:val="hybridMultilevel"/>
    <w:tmpl w:val="97B2FF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25513F4F"/>
    <w:multiLevelType w:val="multilevel"/>
    <w:tmpl w:val="E9FE779C"/>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1" w15:restartNumberingAfterBreak="0">
    <w:nsid w:val="2AAB1F52"/>
    <w:multiLevelType w:val="hybridMultilevel"/>
    <w:tmpl w:val="7EBA3DBE"/>
    <w:lvl w:ilvl="0" w:tplc="04160001">
      <w:start w:val="1"/>
      <w:numFmt w:val="bullet"/>
      <w:lvlText w:val=""/>
      <w:lvlJc w:val="left"/>
      <w:pPr>
        <w:ind w:left="732" w:hanging="360"/>
      </w:pPr>
      <w:rPr>
        <w:rFonts w:ascii="Symbol" w:hAnsi="Symbol" w:hint="default"/>
      </w:rPr>
    </w:lvl>
    <w:lvl w:ilvl="1" w:tplc="04160003">
      <w:start w:val="1"/>
      <w:numFmt w:val="bullet"/>
      <w:lvlText w:val="o"/>
      <w:lvlJc w:val="left"/>
      <w:pPr>
        <w:ind w:left="1452" w:hanging="360"/>
      </w:pPr>
      <w:rPr>
        <w:rFonts w:ascii="Courier New" w:hAnsi="Courier New" w:cs="Courier New" w:hint="default"/>
      </w:rPr>
    </w:lvl>
    <w:lvl w:ilvl="2" w:tplc="04160005" w:tentative="1">
      <w:start w:val="1"/>
      <w:numFmt w:val="bullet"/>
      <w:lvlText w:val=""/>
      <w:lvlJc w:val="left"/>
      <w:pPr>
        <w:ind w:left="2172" w:hanging="360"/>
      </w:pPr>
      <w:rPr>
        <w:rFonts w:ascii="Wingdings" w:hAnsi="Wingdings" w:hint="default"/>
      </w:rPr>
    </w:lvl>
    <w:lvl w:ilvl="3" w:tplc="04160001" w:tentative="1">
      <w:start w:val="1"/>
      <w:numFmt w:val="bullet"/>
      <w:lvlText w:val=""/>
      <w:lvlJc w:val="left"/>
      <w:pPr>
        <w:ind w:left="2892" w:hanging="360"/>
      </w:pPr>
      <w:rPr>
        <w:rFonts w:ascii="Symbol" w:hAnsi="Symbol" w:hint="default"/>
      </w:rPr>
    </w:lvl>
    <w:lvl w:ilvl="4" w:tplc="04160003" w:tentative="1">
      <w:start w:val="1"/>
      <w:numFmt w:val="bullet"/>
      <w:lvlText w:val="o"/>
      <w:lvlJc w:val="left"/>
      <w:pPr>
        <w:ind w:left="3612" w:hanging="360"/>
      </w:pPr>
      <w:rPr>
        <w:rFonts w:ascii="Courier New" w:hAnsi="Courier New" w:cs="Courier New" w:hint="default"/>
      </w:rPr>
    </w:lvl>
    <w:lvl w:ilvl="5" w:tplc="04160005" w:tentative="1">
      <w:start w:val="1"/>
      <w:numFmt w:val="bullet"/>
      <w:lvlText w:val=""/>
      <w:lvlJc w:val="left"/>
      <w:pPr>
        <w:ind w:left="4332" w:hanging="360"/>
      </w:pPr>
      <w:rPr>
        <w:rFonts w:ascii="Wingdings" w:hAnsi="Wingdings" w:hint="default"/>
      </w:rPr>
    </w:lvl>
    <w:lvl w:ilvl="6" w:tplc="04160001" w:tentative="1">
      <w:start w:val="1"/>
      <w:numFmt w:val="bullet"/>
      <w:lvlText w:val=""/>
      <w:lvlJc w:val="left"/>
      <w:pPr>
        <w:ind w:left="5052" w:hanging="360"/>
      </w:pPr>
      <w:rPr>
        <w:rFonts w:ascii="Symbol" w:hAnsi="Symbol" w:hint="default"/>
      </w:rPr>
    </w:lvl>
    <w:lvl w:ilvl="7" w:tplc="04160003" w:tentative="1">
      <w:start w:val="1"/>
      <w:numFmt w:val="bullet"/>
      <w:lvlText w:val="o"/>
      <w:lvlJc w:val="left"/>
      <w:pPr>
        <w:ind w:left="5772" w:hanging="360"/>
      </w:pPr>
      <w:rPr>
        <w:rFonts w:ascii="Courier New" w:hAnsi="Courier New" w:cs="Courier New" w:hint="default"/>
      </w:rPr>
    </w:lvl>
    <w:lvl w:ilvl="8" w:tplc="04160005" w:tentative="1">
      <w:start w:val="1"/>
      <w:numFmt w:val="bullet"/>
      <w:lvlText w:val=""/>
      <w:lvlJc w:val="left"/>
      <w:pPr>
        <w:ind w:left="6492" w:hanging="360"/>
      </w:pPr>
      <w:rPr>
        <w:rFonts w:ascii="Wingdings" w:hAnsi="Wingdings" w:hint="default"/>
      </w:rPr>
    </w:lvl>
  </w:abstractNum>
  <w:abstractNum w:abstractNumId="12" w15:restartNumberingAfterBreak="0">
    <w:nsid w:val="2CC95C41"/>
    <w:multiLevelType w:val="multilevel"/>
    <w:tmpl w:val="097E8344"/>
    <w:lvl w:ilvl="0">
      <w:start w:val="1"/>
      <w:numFmt w:val="bullet"/>
      <w:lvlText w:val=""/>
      <w:lvlJc w:val="left"/>
      <w:pPr>
        <w:ind w:left="720" w:firstLine="0"/>
      </w:pPr>
      <w:rPr>
        <w:rFonts w:ascii="Symbol" w:hAnsi="Symbol" w:hint="default"/>
      </w:rPr>
    </w:lvl>
    <w:lvl w:ilvl="1">
      <w:start w:val="1"/>
      <w:numFmt w:val="decimal"/>
      <w:lvlText w:val="%1.%2"/>
      <w:lvlJc w:val="left"/>
      <w:pPr>
        <w:ind w:left="72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720" w:firstLine="0"/>
      </w:pPr>
    </w:lvl>
    <w:lvl w:ilvl="5">
      <w:start w:val="1"/>
      <w:numFmt w:val="decimal"/>
      <w:lvlText w:val="%1.%2.%3.%4.%5.%6"/>
      <w:lvlJc w:val="left"/>
      <w:pPr>
        <w:ind w:left="720" w:firstLine="0"/>
      </w:pPr>
    </w:lvl>
    <w:lvl w:ilvl="6">
      <w:start w:val="1"/>
      <w:numFmt w:val="decimal"/>
      <w:lvlText w:val="%1.%2.%3.%4.%5.%6.%7"/>
      <w:lvlJc w:val="left"/>
      <w:pPr>
        <w:ind w:left="720" w:firstLine="0"/>
      </w:pPr>
    </w:lvl>
    <w:lvl w:ilvl="7">
      <w:start w:val="1"/>
      <w:numFmt w:val="decimal"/>
      <w:lvlText w:val="%1.%2.%3.%4.%5.%6.%7.%8"/>
      <w:lvlJc w:val="left"/>
      <w:pPr>
        <w:ind w:left="720" w:firstLine="0"/>
      </w:pPr>
    </w:lvl>
    <w:lvl w:ilvl="8">
      <w:start w:val="1"/>
      <w:numFmt w:val="decimal"/>
      <w:lvlText w:val="%1.%2.%3.%4.%5.%6.%7.%8.%9"/>
      <w:lvlJc w:val="left"/>
      <w:pPr>
        <w:ind w:left="720" w:firstLine="0"/>
      </w:pPr>
    </w:lvl>
  </w:abstractNum>
  <w:abstractNum w:abstractNumId="13" w15:restartNumberingAfterBreak="0">
    <w:nsid w:val="2F882536"/>
    <w:multiLevelType w:val="multilevel"/>
    <w:tmpl w:val="8D16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A219C1"/>
    <w:multiLevelType w:val="multilevel"/>
    <w:tmpl w:val="70B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3B1280"/>
    <w:multiLevelType w:val="multilevel"/>
    <w:tmpl w:val="CCBAB75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6" w15:restartNumberingAfterBreak="0">
    <w:nsid w:val="346721D6"/>
    <w:multiLevelType w:val="hybridMultilevel"/>
    <w:tmpl w:val="256ABD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389E53B3"/>
    <w:multiLevelType w:val="multilevel"/>
    <w:tmpl w:val="B8C0506A"/>
    <w:lvl w:ilvl="0">
      <w:start w:val="1"/>
      <w:numFmt w:val="lowerLetter"/>
      <w:lvlText w:val="%1."/>
      <w:lvlJc w:val="left"/>
      <w:pPr>
        <w:ind w:left="1428" w:hanging="360"/>
      </w:pPr>
      <w:rPr>
        <w:color w:val="auto"/>
      </w:rPr>
    </w:lvl>
    <w:lvl w:ilvl="1">
      <w:start w:val="1"/>
      <w:numFmt w:val="lowerLetter"/>
      <w:pStyle w:val="Marcadores2"/>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8" w15:restartNumberingAfterBreak="0">
    <w:nsid w:val="48C20112"/>
    <w:multiLevelType w:val="multilevel"/>
    <w:tmpl w:val="5A4232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49CA1264"/>
    <w:multiLevelType w:val="multilevel"/>
    <w:tmpl w:val="7B26C604"/>
    <w:lvl w:ilvl="0">
      <w:start w:val="1"/>
      <w:numFmt w:val="bullet"/>
      <w:pStyle w:val="Marcadores1"/>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0" w15:restartNumberingAfterBreak="0">
    <w:nsid w:val="518C238C"/>
    <w:multiLevelType w:val="hybridMultilevel"/>
    <w:tmpl w:val="F51480B4"/>
    <w:lvl w:ilvl="0" w:tplc="1AA44D7A">
      <w:start w:val="1"/>
      <w:numFmt w:val="lowerLetter"/>
      <w:lvlText w:val="%1."/>
      <w:lvlJc w:val="left"/>
      <w:pPr>
        <w:tabs>
          <w:tab w:val="num" w:pos="1428"/>
        </w:tabs>
        <w:ind w:left="1428" w:hanging="360"/>
      </w:pPr>
      <w:rPr>
        <w:color w:val="auto"/>
      </w:rPr>
    </w:lvl>
    <w:lvl w:ilvl="1" w:tplc="3200B9F0" w:tentative="1">
      <w:start w:val="1"/>
      <w:numFmt w:val="lowerLetter"/>
      <w:lvlText w:val="%2."/>
      <w:lvlJc w:val="left"/>
      <w:pPr>
        <w:tabs>
          <w:tab w:val="num" w:pos="2148"/>
        </w:tabs>
        <w:ind w:left="2148" w:hanging="360"/>
      </w:pPr>
    </w:lvl>
    <w:lvl w:ilvl="2" w:tplc="E3AE3B96" w:tentative="1">
      <w:start w:val="1"/>
      <w:numFmt w:val="lowerRoman"/>
      <w:lvlText w:val="%3."/>
      <w:lvlJc w:val="right"/>
      <w:pPr>
        <w:tabs>
          <w:tab w:val="num" w:pos="2868"/>
        </w:tabs>
        <w:ind w:left="2868" w:hanging="180"/>
      </w:pPr>
    </w:lvl>
    <w:lvl w:ilvl="3" w:tplc="7838803C" w:tentative="1">
      <w:start w:val="1"/>
      <w:numFmt w:val="decimal"/>
      <w:lvlText w:val="%4."/>
      <w:lvlJc w:val="left"/>
      <w:pPr>
        <w:tabs>
          <w:tab w:val="num" w:pos="3588"/>
        </w:tabs>
        <w:ind w:left="3588" w:hanging="360"/>
      </w:pPr>
    </w:lvl>
    <w:lvl w:ilvl="4" w:tplc="0DD03F78" w:tentative="1">
      <w:start w:val="1"/>
      <w:numFmt w:val="lowerLetter"/>
      <w:lvlText w:val="%5."/>
      <w:lvlJc w:val="left"/>
      <w:pPr>
        <w:tabs>
          <w:tab w:val="num" w:pos="4308"/>
        </w:tabs>
        <w:ind w:left="4308" w:hanging="360"/>
      </w:pPr>
    </w:lvl>
    <w:lvl w:ilvl="5" w:tplc="659C94C4" w:tentative="1">
      <w:start w:val="1"/>
      <w:numFmt w:val="lowerRoman"/>
      <w:lvlText w:val="%6."/>
      <w:lvlJc w:val="right"/>
      <w:pPr>
        <w:tabs>
          <w:tab w:val="num" w:pos="5028"/>
        </w:tabs>
        <w:ind w:left="5028" w:hanging="180"/>
      </w:pPr>
    </w:lvl>
    <w:lvl w:ilvl="6" w:tplc="B8FE6386" w:tentative="1">
      <w:start w:val="1"/>
      <w:numFmt w:val="decimal"/>
      <w:lvlText w:val="%7."/>
      <w:lvlJc w:val="left"/>
      <w:pPr>
        <w:tabs>
          <w:tab w:val="num" w:pos="5748"/>
        </w:tabs>
        <w:ind w:left="5748" w:hanging="360"/>
      </w:pPr>
    </w:lvl>
    <w:lvl w:ilvl="7" w:tplc="A6C8EA8C" w:tentative="1">
      <w:start w:val="1"/>
      <w:numFmt w:val="lowerLetter"/>
      <w:lvlText w:val="%8."/>
      <w:lvlJc w:val="left"/>
      <w:pPr>
        <w:tabs>
          <w:tab w:val="num" w:pos="6468"/>
        </w:tabs>
        <w:ind w:left="6468" w:hanging="360"/>
      </w:pPr>
    </w:lvl>
    <w:lvl w:ilvl="8" w:tplc="A4282AC6" w:tentative="1">
      <w:start w:val="1"/>
      <w:numFmt w:val="lowerRoman"/>
      <w:lvlText w:val="%9."/>
      <w:lvlJc w:val="right"/>
      <w:pPr>
        <w:tabs>
          <w:tab w:val="num" w:pos="7188"/>
        </w:tabs>
        <w:ind w:left="7188" w:hanging="180"/>
      </w:pPr>
    </w:lvl>
  </w:abstractNum>
  <w:abstractNum w:abstractNumId="21" w15:restartNumberingAfterBreak="0">
    <w:nsid w:val="535F324D"/>
    <w:multiLevelType w:val="multilevel"/>
    <w:tmpl w:val="E3E6A9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6AE0C0D"/>
    <w:multiLevelType w:val="multilevel"/>
    <w:tmpl w:val="A8E4A2EE"/>
    <w:lvl w:ilvl="0">
      <w:start w:val="1"/>
      <w:numFmt w:val="lowerLetter"/>
      <w:pStyle w:val="Ttulo1"/>
      <w:lvlText w:val="%1."/>
      <w:lvlJc w:val="left"/>
      <w:pPr>
        <w:ind w:left="1428" w:hanging="360"/>
      </w:pPr>
      <w:rPr>
        <w:color w:val="auto"/>
      </w:rPr>
    </w:lvl>
    <w:lvl w:ilvl="1">
      <w:start w:val="1"/>
      <w:numFmt w:val="lowerLetter"/>
      <w:pStyle w:val="Ttulo2"/>
      <w:lvlText w:val="%2."/>
      <w:lvlJc w:val="left"/>
      <w:pPr>
        <w:ind w:left="2148" w:hanging="360"/>
      </w:pPr>
    </w:lvl>
    <w:lvl w:ilvl="2">
      <w:start w:val="1"/>
      <w:numFmt w:val="lowerRoman"/>
      <w:pStyle w:val="Ttulo3"/>
      <w:lvlText w:val="%3."/>
      <w:lvlJc w:val="right"/>
      <w:pPr>
        <w:ind w:left="2868" w:hanging="180"/>
      </w:pPr>
    </w:lvl>
    <w:lvl w:ilvl="3">
      <w:start w:val="1"/>
      <w:numFmt w:val="decimal"/>
      <w:pStyle w:val="Ttulo4"/>
      <w:lvlText w:val="%4."/>
      <w:lvlJc w:val="left"/>
      <w:pPr>
        <w:ind w:left="3588" w:hanging="360"/>
      </w:pPr>
    </w:lvl>
    <w:lvl w:ilvl="4">
      <w:start w:val="1"/>
      <w:numFmt w:val="lowerLetter"/>
      <w:pStyle w:val="Ttulo5"/>
      <w:lvlText w:val="%5."/>
      <w:lvlJc w:val="left"/>
      <w:pPr>
        <w:ind w:left="4308" w:hanging="360"/>
      </w:pPr>
    </w:lvl>
    <w:lvl w:ilvl="5">
      <w:start w:val="1"/>
      <w:numFmt w:val="lowerRoman"/>
      <w:pStyle w:val="Ttulo6"/>
      <w:lvlText w:val="%6."/>
      <w:lvlJc w:val="right"/>
      <w:pPr>
        <w:ind w:left="5028" w:hanging="180"/>
      </w:pPr>
    </w:lvl>
    <w:lvl w:ilvl="6">
      <w:start w:val="1"/>
      <w:numFmt w:val="decimal"/>
      <w:pStyle w:val="Ttulo7"/>
      <w:lvlText w:val="%7."/>
      <w:lvlJc w:val="left"/>
      <w:pPr>
        <w:ind w:left="5748" w:hanging="360"/>
      </w:pPr>
    </w:lvl>
    <w:lvl w:ilvl="7">
      <w:start w:val="1"/>
      <w:numFmt w:val="lowerLetter"/>
      <w:pStyle w:val="Ttulo8"/>
      <w:lvlText w:val="%8."/>
      <w:lvlJc w:val="left"/>
      <w:pPr>
        <w:ind w:left="6468" w:hanging="360"/>
      </w:pPr>
    </w:lvl>
    <w:lvl w:ilvl="8">
      <w:start w:val="1"/>
      <w:numFmt w:val="lowerRoman"/>
      <w:pStyle w:val="Ttulo9"/>
      <w:lvlText w:val="%9."/>
      <w:lvlJc w:val="right"/>
      <w:pPr>
        <w:ind w:left="7188" w:hanging="180"/>
      </w:pPr>
    </w:lvl>
  </w:abstractNum>
  <w:abstractNum w:abstractNumId="23" w15:restartNumberingAfterBreak="0">
    <w:nsid w:val="57D72782"/>
    <w:multiLevelType w:val="multilevel"/>
    <w:tmpl w:val="C7D0F8B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59E20A3F"/>
    <w:multiLevelType w:val="hybridMultilevel"/>
    <w:tmpl w:val="6B4CA33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15:restartNumberingAfterBreak="0">
    <w:nsid w:val="5C991B05"/>
    <w:multiLevelType w:val="multilevel"/>
    <w:tmpl w:val="841A4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83472"/>
    <w:multiLevelType w:val="hybridMultilevel"/>
    <w:tmpl w:val="87A07B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7EA4FAF"/>
    <w:multiLevelType w:val="hybridMultilevel"/>
    <w:tmpl w:val="66228336"/>
    <w:lvl w:ilvl="0" w:tplc="04160019">
      <w:start w:val="1"/>
      <w:numFmt w:val="lowerLetter"/>
      <w:lvlText w:val="%1."/>
      <w:lvlJc w:val="left"/>
      <w:pPr>
        <w:tabs>
          <w:tab w:val="num" w:pos="1428"/>
        </w:tabs>
        <w:ind w:left="1428" w:hanging="360"/>
      </w:p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28" w15:restartNumberingAfterBreak="0">
    <w:nsid w:val="69261CE2"/>
    <w:multiLevelType w:val="hybridMultilevel"/>
    <w:tmpl w:val="A6800E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3E200AF"/>
    <w:multiLevelType w:val="multilevel"/>
    <w:tmpl w:val="B5400CF8"/>
    <w:lvl w:ilvl="0">
      <w:start w:val="1"/>
      <w:numFmt w:val="bullet"/>
      <w:lvlText w:val="●"/>
      <w:lvlJc w:val="left"/>
      <w:pPr>
        <w:ind w:left="1701" w:hanging="567"/>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4B17C8F"/>
    <w:multiLevelType w:val="multilevel"/>
    <w:tmpl w:val="BF0A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
  </w:num>
  <w:num w:numId="3">
    <w:abstractNumId w:val="10"/>
  </w:num>
  <w:num w:numId="4">
    <w:abstractNumId w:val="1"/>
  </w:num>
  <w:num w:numId="5">
    <w:abstractNumId w:val="15"/>
  </w:num>
  <w:num w:numId="6">
    <w:abstractNumId w:val="29"/>
  </w:num>
  <w:num w:numId="7">
    <w:abstractNumId w:val="0"/>
  </w:num>
  <w:num w:numId="8">
    <w:abstractNumId w:val="18"/>
  </w:num>
  <w:num w:numId="9">
    <w:abstractNumId w:val="4"/>
  </w:num>
  <w:num w:numId="10">
    <w:abstractNumId w:val="17"/>
  </w:num>
  <w:num w:numId="11">
    <w:abstractNumId w:val="19"/>
  </w:num>
  <w:num w:numId="12">
    <w:abstractNumId w:val="7"/>
  </w:num>
  <w:num w:numId="13">
    <w:abstractNumId w:val="23"/>
  </w:num>
  <w:num w:numId="14">
    <w:abstractNumId w:val="21"/>
  </w:num>
  <w:num w:numId="15">
    <w:abstractNumId w:val="28"/>
  </w:num>
  <w:num w:numId="16">
    <w:abstractNumId w:val="13"/>
  </w:num>
  <w:num w:numId="17">
    <w:abstractNumId w:val="25"/>
  </w:num>
  <w:num w:numId="18">
    <w:abstractNumId w:val="2"/>
  </w:num>
  <w:num w:numId="19">
    <w:abstractNumId w:val="5"/>
  </w:num>
  <w:num w:numId="20">
    <w:abstractNumId w:val="8"/>
  </w:num>
  <w:num w:numId="21">
    <w:abstractNumId w:val="11"/>
  </w:num>
  <w:num w:numId="22">
    <w:abstractNumId w:val="30"/>
  </w:num>
  <w:num w:numId="23">
    <w:abstractNumId w:val="24"/>
  </w:num>
  <w:num w:numId="24">
    <w:abstractNumId w:val="14"/>
  </w:num>
  <w:num w:numId="25">
    <w:abstractNumId w:val="12"/>
  </w:num>
  <w:num w:numId="26">
    <w:abstractNumId w:val="9"/>
  </w:num>
  <w:num w:numId="27">
    <w:abstractNumId w:val="16"/>
  </w:num>
  <w:num w:numId="28">
    <w:abstractNumId w:val="27"/>
  </w:num>
  <w:num w:numId="29">
    <w:abstractNumId w:val="6"/>
  </w:num>
  <w:num w:numId="30">
    <w:abstractNumId w:val="26"/>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nes">
    <w15:presenceInfo w15:providerId="Windows Live" w15:userId="28bcec4693583acc"/>
  </w15:person>
  <w15:person w15:author="Igor Santiago">
    <w15:presenceInfo w15:providerId="Windows Live" w15:userId="81ec0014998963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B5B"/>
    <w:rsid w:val="00003A85"/>
    <w:rsid w:val="00054A03"/>
    <w:rsid w:val="00084B10"/>
    <w:rsid w:val="000D689B"/>
    <w:rsid w:val="00140F89"/>
    <w:rsid w:val="001F5AFC"/>
    <w:rsid w:val="002938FD"/>
    <w:rsid w:val="002D6471"/>
    <w:rsid w:val="002E7FDF"/>
    <w:rsid w:val="00341B5B"/>
    <w:rsid w:val="003640B1"/>
    <w:rsid w:val="00370E37"/>
    <w:rsid w:val="00390560"/>
    <w:rsid w:val="003E6BDD"/>
    <w:rsid w:val="00405565"/>
    <w:rsid w:val="004155EA"/>
    <w:rsid w:val="00482EA2"/>
    <w:rsid w:val="00494856"/>
    <w:rsid w:val="004E7218"/>
    <w:rsid w:val="00525C7D"/>
    <w:rsid w:val="00581DE6"/>
    <w:rsid w:val="00653336"/>
    <w:rsid w:val="00671D8F"/>
    <w:rsid w:val="006C64B9"/>
    <w:rsid w:val="0073792F"/>
    <w:rsid w:val="007835EF"/>
    <w:rsid w:val="00795297"/>
    <w:rsid w:val="008063C8"/>
    <w:rsid w:val="0086682D"/>
    <w:rsid w:val="00880E60"/>
    <w:rsid w:val="008C1867"/>
    <w:rsid w:val="008C2076"/>
    <w:rsid w:val="0092660F"/>
    <w:rsid w:val="009273B1"/>
    <w:rsid w:val="009529E5"/>
    <w:rsid w:val="00983CF7"/>
    <w:rsid w:val="009C3073"/>
    <w:rsid w:val="00A268ED"/>
    <w:rsid w:val="00A44348"/>
    <w:rsid w:val="00B1763B"/>
    <w:rsid w:val="00BB7279"/>
    <w:rsid w:val="00BC1ECE"/>
    <w:rsid w:val="00CA27E7"/>
    <w:rsid w:val="00CD39E6"/>
    <w:rsid w:val="00D91FA1"/>
    <w:rsid w:val="00DF5576"/>
    <w:rsid w:val="00E53578"/>
    <w:rsid w:val="00E7494A"/>
    <w:rsid w:val="00E9745A"/>
    <w:rsid w:val="00EB02A2"/>
    <w:rsid w:val="00EC0CC5"/>
    <w:rsid w:val="00EE7ECD"/>
    <w:rsid w:val="00F03013"/>
    <w:rsid w:val="00F131C9"/>
    <w:rsid w:val="00F16341"/>
    <w:rsid w:val="00F23BE1"/>
    <w:rsid w:val="00F54135"/>
    <w:rsid w:val="00FA4964"/>
    <w:rsid w:val="00FE10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DCB1D"/>
  <w15:docId w15:val="{3C6490E4-E44D-4216-9F8B-42EF87917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964"/>
    <w:pPr>
      <w:spacing w:line="240" w:lineRule="atLeast"/>
    </w:pPr>
    <w:rPr>
      <w:lang w:val="en-US" w:eastAsia="en-US"/>
    </w:rPr>
  </w:style>
  <w:style w:type="paragraph" w:styleId="Ttulo1">
    <w:name w:val="heading 1"/>
    <w:basedOn w:val="Normal"/>
    <w:next w:val="Normal"/>
    <w:uiPriority w:val="9"/>
    <w:qFormat/>
    <w:rsid w:val="00C619B9"/>
    <w:pPr>
      <w:keepNext/>
      <w:numPr>
        <w:numId w:val="1"/>
      </w:numPr>
      <w:spacing w:before="120" w:after="60"/>
      <w:outlineLvl w:val="0"/>
    </w:pPr>
    <w:rPr>
      <w:rFonts w:ascii="Arial" w:hAnsi="Arial" w:cs="Arial"/>
      <w:b/>
      <w:bCs/>
      <w:sz w:val="24"/>
      <w:szCs w:val="24"/>
    </w:rPr>
  </w:style>
  <w:style w:type="paragraph" w:styleId="Ttulo2">
    <w:name w:val="heading 2"/>
    <w:basedOn w:val="Ttulo1"/>
    <w:next w:val="Normal"/>
    <w:uiPriority w:val="9"/>
    <w:unhideWhenUsed/>
    <w:qFormat/>
    <w:rsid w:val="00C619B9"/>
    <w:pPr>
      <w:numPr>
        <w:ilvl w:val="1"/>
      </w:numPr>
      <w:outlineLvl w:val="1"/>
    </w:pPr>
    <w:rPr>
      <w:sz w:val="20"/>
      <w:szCs w:val="20"/>
    </w:rPr>
  </w:style>
  <w:style w:type="paragraph" w:styleId="Ttulo3">
    <w:name w:val="heading 3"/>
    <w:basedOn w:val="Ttulo1"/>
    <w:next w:val="Normal"/>
    <w:uiPriority w:val="9"/>
    <w:unhideWhenUsed/>
    <w:qFormat/>
    <w:rsid w:val="00C619B9"/>
    <w:pPr>
      <w:numPr>
        <w:ilvl w:val="2"/>
      </w:numPr>
      <w:outlineLvl w:val="2"/>
    </w:pPr>
    <w:rPr>
      <w:b w:val="0"/>
      <w:bCs w:val="0"/>
      <w:i/>
      <w:iCs/>
      <w:sz w:val="20"/>
      <w:szCs w:val="20"/>
    </w:rPr>
  </w:style>
  <w:style w:type="paragraph" w:styleId="Ttulo4">
    <w:name w:val="heading 4"/>
    <w:basedOn w:val="Ttulo1"/>
    <w:next w:val="Normal"/>
    <w:uiPriority w:val="9"/>
    <w:unhideWhenUsed/>
    <w:qFormat/>
    <w:rsid w:val="00C619B9"/>
    <w:pPr>
      <w:numPr>
        <w:ilvl w:val="3"/>
      </w:numPr>
      <w:outlineLvl w:val="3"/>
    </w:pPr>
    <w:rPr>
      <w:b w:val="0"/>
      <w:bCs w:val="0"/>
      <w:sz w:val="20"/>
      <w:szCs w:val="20"/>
    </w:rPr>
  </w:style>
  <w:style w:type="paragraph" w:styleId="Ttulo5">
    <w:name w:val="heading 5"/>
    <w:basedOn w:val="Normal"/>
    <w:next w:val="Normal"/>
    <w:uiPriority w:val="9"/>
    <w:semiHidden/>
    <w:unhideWhenUsed/>
    <w:qFormat/>
    <w:rsid w:val="00C619B9"/>
    <w:pPr>
      <w:numPr>
        <w:ilvl w:val="4"/>
        <w:numId w:val="1"/>
      </w:numPr>
      <w:spacing w:before="240" w:after="60"/>
      <w:ind w:left="2880"/>
      <w:outlineLvl w:val="4"/>
    </w:pPr>
    <w:rPr>
      <w:sz w:val="22"/>
      <w:szCs w:val="22"/>
    </w:rPr>
  </w:style>
  <w:style w:type="paragraph" w:styleId="Ttulo6">
    <w:name w:val="heading 6"/>
    <w:basedOn w:val="Normal"/>
    <w:next w:val="Normal"/>
    <w:uiPriority w:val="9"/>
    <w:semiHidden/>
    <w:unhideWhenUsed/>
    <w:qFormat/>
    <w:rsid w:val="00C619B9"/>
    <w:pPr>
      <w:numPr>
        <w:ilvl w:val="5"/>
        <w:numId w:val="1"/>
      </w:numPr>
      <w:spacing w:before="240" w:after="60"/>
      <w:ind w:left="2880"/>
      <w:outlineLvl w:val="5"/>
    </w:pPr>
    <w:rPr>
      <w:i/>
      <w:iCs/>
      <w:sz w:val="22"/>
      <w:szCs w:val="22"/>
    </w:rPr>
  </w:style>
  <w:style w:type="paragraph" w:styleId="Ttulo7">
    <w:name w:val="heading 7"/>
    <w:basedOn w:val="Normal"/>
    <w:next w:val="Normal"/>
    <w:qFormat/>
    <w:rsid w:val="00C619B9"/>
    <w:pPr>
      <w:numPr>
        <w:ilvl w:val="6"/>
        <w:numId w:val="1"/>
      </w:numPr>
      <w:spacing w:before="240" w:after="60"/>
      <w:ind w:left="2880"/>
      <w:outlineLvl w:val="6"/>
    </w:pPr>
  </w:style>
  <w:style w:type="paragraph" w:styleId="Ttulo8">
    <w:name w:val="heading 8"/>
    <w:basedOn w:val="Normal"/>
    <w:next w:val="Normal"/>
    <w:qFormat/>
    <w:rsid w:val="00C619B9"/>
    <w:pPr>
      <w:numPr>
        <w:ilvl w:val="7"/>
        <w:numId w:val="1"/>
      </w:numPr>
      <w:spacing w:before="240" w:after="60"/>
      <w:ind w:left="2880"/>
      <w:outlineLvl w:val="7"/>
    </w:pPr>
    <w:rPr>
      <w:i/>
      <w:iCs/>
    </w:rPr>
  </w:style>
  <w:style w:type="paragraph" w:styleId="Ttulo9">
    <w:name w:val="heading 9"/>
    <w:basedOn w:val="Normal"/>
    <w:next w:val="Normal"/>
    <w:qFormat/>
    <w:rsid w:val="00C619B9"/>
    <w:pPr>
      <w:numPr>
        <w:ilvl w:val="8"/>
        <w:numId w:val="1"/>
      </w:numPr>
      <w:spacing w:before="240" w:after="60"/>
      <w:ind w:left="2880"/>
      <w:outlineLvl w:val="8"/>
    </w:pPr>
    <w:rPr>
      <w:b/>
      <w:bCs/>
      <w:i/>
      <w:iCs/>
      <w:sz w:val="18"/>
      <w:szCs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C619B9"/>
    <w:pPr>
      <w:spacing w:line="240" w:lineRule="auto"/>
      <w:jc w:val="center"/>
    </w:pPr>
    <w:rPr>
      <w:rFonts w:ascii="Arial" w:hAnsi="Arial" w:cs="Arial"/>
      <w:b/>
      <w:bCs/>
      <w:sz w:val="36"/>
      <w:szCs w:val="36"/>
    </w:rPr>
  </w:style>
  <w:style w:type="paragraph" w:customStyle="1" w:styleId="Paragraph2">
    <w:name w:val="Paragraph2"/>
    <w:basedOn w:val="Normal"/>
    <w:rsid w:val="00C619B9"/>
    <w:pPr>
      <w:spacing w:before="80"/>
      <w:ind w:left="720"/>
      <w:jc w:val="both"/>
    </w:pPr>
    <w:rPr>
      <w:color w:val="000000"/>
      <w:lang w:val="en-AU"/>
    </w:rPr>
  </w:style>
  <w:style w:type="paragraph" w:styleId="Subttulo">
    <w:name w:val="Subtitle"/>
    <w:basedOn w:val="Normal"/>
    <w:next w:val="Normal"/>
    <w:uiPriority w:val="11"/>
    <w:qFormat/>
    <w:pPr>
      <w:spacing w:after="60"/>
      <w:jc w:val="center"/>
    </w:pPr>
    <w:rPr>
      <w:rFonts w:ascii="Arial" w:eastAsia="Arial" w:hAnsi="Arial" w:cs="Arial"/>
      <w:i/>
      <w:sz w:val="36"/>
      <w:szCs w:val="36"/>
    </w:rPr>
  </w:style>
  <w:style w:type="paragraph" w:styleId="Recuonormal">
    <w:name w:val="Normal Indent"/>
    <w:basedOn w:val="Normal"/>
    <w:rsid w:val="00C619B9"/>
    <w:pPr>
      <w:ind w:left="900" w:hanging="900"/>
    </w:pPr>
  </w:style>
  <w:style w:type="paragraph" w:styleId="Sumrio1">
    <w:name w:val="toc 1"/>
    <w:basedOn w:val="Normal"/>
    <w:next w:val="Normal"/>
    <w:autoRedefine/>
    <w:uiPriority w:val="39"/>
    <w:rsid w:val="00C619B9"/>
    <w:pPr>
      <w:tabs>
        <w:tab w:val="right" w:pos="9360"/>
      </w:tabs>
      <w:spacing w:before="240" w:after="60"/>
      <w:ind w:right="720"/>
    </w:pPr>
  </w:style>
  <w:style w:type="paragraph" w:styleId="Sumrio2">
    <w:name w:val="toc 2"/>
    <w:basedOn w:val="Normal"/>
    <w:next w:val="Normal"/>
    <w:autoRedefine/>
    <w:uiPriority w:val="39"/>
    <w:rsid w:val="00C619B9"/>
    <w:pPr>
      <w:tabs>
        <w:tab w:val="right" w:pos="9360"/>
      </w:tabs>
      <w:ind w:left="432" w:right="720"/>
    </w:pPr>
  </w:style>
  <w:style w:type="paragraph" w:styleId="Sumrio3">
    <w:name w:val="toc 3"/>
    <w:basedOn w:val="Normal"/>
    <w:next w:val="Normal"/>
    <w:autoRedefine/>
    <w:uiPriority w:val="39"/>
    <w:rsid w:val="00C619B9"/>
    <w:pPr>
      <w:tabs>
        <w:tab w:val="left" w:pos="1440"/>
        <w:tab w:val="right" w:pos="9360"/>
      </w:tabs>
      <w:ind w:left="864"/>
    </w:pPr>
  </w:style>
  <w:style w:type="paragraph" w:styleId="Cabealho">
    <w:name w:val="header"/>
    <w:basedOn w:val="Normal"/>
    <w:rsid w:val="00C619B9"/>
    <w:pPr>
      <w:tabs>
        <w:tab w:val="center" w:pos="4320"/>
        <w:tab w:val="right" w:pos="8640"/>
      </w:tabs>
    </w:pPr>
  </w:style>
  <w:style w:type="paragraph" w:styleId="Rodap">
    <w:name w:val="footer"/>
    <w:basedOn w:val="Normal"/>
    <w:rsid w:val="00C619B9"/>
    <w:pPr>
      <w:tabs>
        <w:tab w:val="center" w:pos="4320"/>
        <w:tab w:val="right" w:pos="8640"/>
      </w:tabs>
    </w:pPr>
  </w:style>
  <w:style w:type="character" w:styleId="Nmerodepgina">
    <w:name w:val="page number"/>
    <w:basedOn w:val="Fontepargpadro"/>
    <w:rsid w:val="00C619B9"/>
  </w:style>
  <w:style w:type="paragraph" w:customStyle="1" w:styleId="Paragraph3">
    <w:name w:val="Paragraph3"/>
    <w:basedOn w:val="Normal"/>
    <w:rsid w:val="00C619B9"/>
    <w:pPr>
      <w:spacing w:before="80" w:line="240" w:lineRule="auto"/>
      <w:ind w:left="1530"/>
      <w:jc w:val="both"/>
    </w:pPr>
  </w:style>
  <w:style w:type="paragraph" w:customStyle="1" w:styleId="Paragraph4">
    <w:name w:val="Paragraph4"/>
    <w:basedOn w:val="Normal"/>
    <w:rsid w:val="00C619B9"/>
    <w:pPr>
      <w:spacing w:before="80" w:line="240" w:lineRule="auto"/>
      <w:ind w:left="2250"/>
      <w:jc w:val="both"/>
    </w:pPr>
  </w:style>
  <w:style w:type="paragraph" w:customStyle="1" w:styleId="Tabletext">
    <w:name w:val="Tabletext"/>
    <w:basedOn w:val="Normal"/>
    <w:rsid w:val="00C619B9"/>
    <w:pPr>
      <w:keepLines/>
      <w:spacing w:after="120"/>
    </w:pPr>
  </w:style>
  <w:style w:type="paragraph" w:styleId="Corpodetexto">
    <w:name w:val="Body Text"/>
    <w:basedOn w:val="Normal"/>
    <w:rsid w:val="00C619B9"/>
    <w:pPr>
      <w:keepLines/>
      <w:spacing w:after="120"/>
      <w:ind w:left="720"/>
    </w:pPr>
  </w:style>
  <w:style w:type="paragraph" w:styleId="Sumrio4">
    <w:name w:val="toc 4"/>
    <w:basedOn w:val="Normal"/>
    <w:next w:val="Normal"/>
    <w:autoRedefine/>
    <w:semiHidden/>
    <w:rsid w:val="00C619B9"/>
    <w:pPr>
      <w:ind w:left="600"/>
    </w:pPr>
  </w:style>
  <w:style w:type="paragraph" w:styleId="Sumrio5">
    <w:name w:val="toc 5"/>
    <w:basedOn w:val="Normal"/>
    <w:next w:val="Normal"/>
    <w:autoRedefine/>
    <w:semiHidden/>
    <w:rsid w:val="00C619B9"/>
    <w:pPr>
      <w:ind w:left="800"/>
    </w:pPr>
  </w:style>
  <w:style w:type="paragraph" w:styleId="Sumrio6">
    <w:name w:val="toc 6"/>
    <w:basedOn w:val="Normal"/>
    <w:next w:val="Normal"/>
    <w:autoRedefine/>
    <w:semiHidden/>
    <w:rsid w:val="00C619B9"/>
    <w:pPr>
      <w:ind w:left="1000"/>
    </w:pPr>
  </w:style>
  <w:style w:type="paragraph" w:styleId="Sumrio7">
    <w:name w:val="toc 7"/>
    <w:basedOn w:val="Normal"/>
    <w:next w:val="Normal"/>
    <w:autoRedefine/>
    <w:semiHidden/>
    <w:rsid w:val="00C619B9"/>
    <w:pPr>
      <w:ind w:left="1200"/>
    </w:pPr>
  </w:style>
  <w:style w:type="paragraph" w:styleId="Sumrio8">
    <w:name w:val="toc 8"/>
    <w:basedOn w:val="Normal"/>
    <w:next w:val="Normal"/>
    <w:autoRedefine/>
    <w:semiHidden/>
    <w:rsid w:val="00C619B9"/>
    <w:pPr>
      <w:ind w:left="1400"/>
    </w:pPr>
  </w:style>
  <w:style w:type="paragraph" w:styleId="Sumrio9">
    <w:name w:val="toc 9"/>
    <w:basedOn w:val="Normal"/>
    <w:next w:val="Normal"/>
    <w:autoRedefine/>
    <w:semiHidden/>
    <w:rsid w:val="00C619B9"/>
    <w:pPr>
      <w:ind w:left="1600"/>
    </w:pPr>
  </w:style>
  <w:style w:type="paragraph" w:customStyle="1" w:styleId="Bullet1">
    <w:name w:val="Bullet1"/>
    <w:basedOn w:val="Normal"/>
    <w:rsid w:val="00C619B9"/>
    <w:pPr>
      <w:ind w:left="720" w:hanging="432"/>
    </w:pPr>
  </w:style>
  <w:style w:type="paragraph" w:customStyle="1" w:styleId="Bullet2">
    <w:name w:val="Bullet2"/>
    <w:basedOn w:val="Normal"/>
    <w:rsid w:val="00C619B9"/>
    <w:pPr>
      <w:ind w:left="1440" w:hanging="360"/>
    </w:pPr>
    <w:rPr>
      <w:color w:val="000080"/>
    </w:rPr>
  </w:style>
  <w:style w:type="paragraph" w:styleId="MapadoDocumento">
    <w:name w:val="Document Map"/>
    <w:basedOn w:val="Normal"/>
    <w:semiHidden/>
    <w:rsid w:val="00C619B9"/>
    <w:pPr>
      <w:shd w:val="clear" w:color="auto" w:fill="000080"/>
    </w:pPr>
    <w:rPr>
      <w:rFonts w:ascii="Tahoma" w:hAnsi="Tahoma" w:cs="Tahoma"/>
    </w:rPr>
  </w:style>
  <w:style w:type="character" w:styleId="Refdenotaderodap">
    <w:name w:val="footnote reference"/>
    <w:basedOn w:val="Fontepargpadro"/>
    <w:semiHidden/>
    <w:rsid w:val="00C619B9"/>
    <w:rPr>
      <w:sz w:val="20"/>
      <w:szCs w:val="20"/>
      <w:vertAlign w:val="superscript"/>
    </w:rPr>
  </w:style>
  <w:style w:type="paragraph" w:styleId="Textodenotaderodap">
    <w:name w:val="footnote text"/>
    <w:basedOn w:val="Normal"/>
    <w:semiHidden/>
    <w:rsid w:val="00C619B9"/>
    <w:pPr>
      <w:keepNext/>
      <w:keepLines/>
      <w:pBdr>
        <w:bottom w:val="single" w:sz="6" w:space="0" w:color="000000"/>
      </w:pBdr>
      <w:spacing w:before="40" w:after="40"/>
      <w:ind w:left="360" w:hanging="360"/>
    </w:pPr>
    <w:rPr>
      <w:rFonts w:ascii="Helvetica" w:hAnsi="Helvetica" w:cs="Helvetica"/>
      <w:sz w:val="16"/>
      <w:szCs w:val="16"/>
    </w:rPr>
  </w:style>
  <w:style w:type="paragraph" w:customStyle="1" w:styleId="MainTitle">
    <w:name w:val="Main Title"/>
    <w:basedOn w:val="Normal"/>
    <w:rsid w:val="00C619B9"/>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C619B9"/>
    <w:pPr>
      <w:spacing w:before="80" w:line="240" w:lineRule="auto"/>
      <w:jc w:val="both"/>
    </w:pPr>
  </w:style>
  <w:style w:type="paragraph" w:styleId="Recuodecorpodetexto">
    <w:name w:val="Body Text Indent"/>
    <w:basedOn w:val="Normal"/>
    <w:rsid w:val="00C619B9"/>
    <w:pPr>
      <w:ind w:left="720"/>
    </w:pPr>
    <w:rPr>
      <w:i/>
      <w:iCs/>
      <w:color w:val="0000FF"/>
      <w:u w:val="single"/>
    </w:rPr>
  </w:style>
  <w:style w:type="paragraph" w:customStyle="1" w:styleId="Body">
    <w:name w:val="Body"/>
    <w:basedOn w:val="Normal"/>
    <w:rsid w:val="00C619B9"/>
    <w:pPr>
      <w:widowControl/>
      <w:spacing w:before="120" w:line="240" w:lineRule="auto"/>
      <w:jc w:val="both"/>
    </w:pPr>
    <w:rPr>
      <w:rFonts w:ascii="Book Antiqua" w:hAnsi="Book Antiqua" w:cs="Book Antiqua"/>
    </w:rPr>
  </w:style>
  <w:style w:type="paragraph" w:customStyle="1" w:styleId="Bullet">
    <w:name w:val="Bullet"/>
    <w:basedOn w:val="Normal"/>
    <w:rsid w:val="00C619B9"/>
    <w:pPr>
      <w:widowControl/>
      <w:tabs>
        <w:tab w:val="left" w:pos="720"/>
      </w:tabs>
      <w:spacing w:before="120" w:line="240" w:lineRule="auto"/>
      <w:ind w:left="720" w:right="360" w:hanging="720"/>
      <w:jc w:val="both"/>
    </w:pPr>
    <w:rPr>
      <w:rFonts w:ascii="Book Antiqua" w:hAnsi="Book Antiqua" w:cs="Book Antiqua"/>
    </w:rPr>
  </w:style>
  <w:style w:type="paragraph" w:customStyle="1" w:styleId="InfoBlue">
    <w:name w:val="InfoBlue"/>
    <w:basedOn w:val="Normal"/>
    <w:next w:val="Corpodetexto"/>
    <w:autoRedefine/>
    <w:rsid w:val="00C619B9"/>
    <w:pPr>
      <w:spacing w:after="120"/>
      <w:ind w:left="720"/>
    </w:pPr>
    <w:rPr>
      <w:i/>
      <w:iCs/>
      <w:color w:val="0000FF"/>
    </w:rPr>
  </w:style>
  <w:style w:type="character" w:styleId="Hyperlink">
    <w:name w:val="Hyperlink"/>
    <w:basedOn w:val="Fontepargpadro"/>
    <w:rsid w:val="00C619B9"/>
    <w:rPr>
      <w:color w:val="0000FF"/>
      <w:u w:val="single"/>
    </w:rPr>
  </w:style>
  <w:style w:type="paragraph" w:styleId="NormalWeb">
    <w:name w:val="Normal (Web)"/>
    <w:basedOn w:val="Normal"/>
    <w:uiPriority w:val="99"/>
    <w:rsid w:val="00C619B9"/>
    <w:pPr>
      <w:widowControl/>
      <w:spacing w:before="100" w:beforeAutospacing="1" w:after="100" w:afterAutospacing="1" w:line="240" w:lineRule="auto"/>
    </w:pPr>
    <w:rPr>
      <w:sz w:val="24"/>
      <w:szCs w:val="24"/>
    </w:rPr>
  </w:style>
  <w:style w:type="paragraph" w:customStyle="1" w:styleId="infoblue0">
    <w:name w:val="infoblue"/>
    <w:basedOn w:val="Normal"/>
    <w:rsid w:val="00C619B9"/>
    <w:pPr>
      <w:widowControl/>
      <w:spacing w:after="120"/>
      <w:ind w:left="720"/>
    </w:pPr>
    <w:rPr>
      <w:i/>
      <w:iCs/>
      <w:color w:val="0000FF"/>
    </w:rPr>
  </w:style>
  <w:style w:type="table" w:styleId="Tabelacomgrade">
    <w:name w:val="Table Grid"/>
    <w:basedOn w:val="Tabelanormal"/>
    <w:rsid w:val="008C658F"/>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SDS-CorpodeTexto">
    <w:name w:val="PSDS - Corpo de Texto"/>
    <w:basedOn w:val="Normal"/>
    <w:rsid w:val="0049450E"/>
    <w:pPr>
      <w:widowControl/>
      <w:spacing w:line="240" w:lineRule="auto"/>
    </w:pPr>
    <w:rPr>
      <w:rFonts w:ascii="Arial" w:hAnsi="Arial"/>
      <w:lang w:val="pt-BR" w:eastAsia="pt-BR"/>
    </w:rPr>
  </w:style>
  <w:style w:type="paragraph" w:customStyle="1" w:styleId="PSDS-MarcadoresCorpodeTexto">
    <w:name w:val="PSDS - Marcadores Corpo de Texto"/>
    <w:basedOn w:val="PSDS-CorpodeTexto"/>
    <w:rsid w:val="0049450E"/>
    <w:pPr>
      <w:numPr>
        <w:numId w:val="2"/>
      </w:numPr>
    </w:pPr>
  </w:style>
  <w:style w:type="paragraph" w:styleId="Textodebalo">
    <w:name w:val="Balloon Text"/>
    <w:basedOn w:val="Normal"/>
    <w:link w:val="TextodebaloChar"/>
    <w:uiPriority w:val="99"/>
    <w:semiHidden/>
    <w:unhideWhenUsed/>
    <w:rsid w:val="00A51E9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51E97"/>
    <w:rPr>
      <w:rFonts w:ascii="Tahoma" w:hAnsi="Tahoma" w:cs="Tahoma"/>
      <w:sz w:val="16"/>
      <w:szCs w:val="16"/>
      <w:lang w:val="en-US" w:eastAsia="en-US"/>
    </w:rPr>
  </w:style>
  <w:style w:type="paragraph" w:customStyle="1" w:styleId="CVRDNORMAL">
    <w:name w:val="CVRD_ NORMAL"/>
    <w:basedOn w:val="Normal"/>
    <w:link w:val="CVRDNORMALChar1"/>
    <w:autoRedefine/>
    <w:rsid w:val="00CD1BBC"/>
    <w:pPr>
      <w:widowControl/>
      <w:tabs>
        <w:tab w:val="right" w:pos="9922"/>
      </w:tabs>
      <w:spacing w:line="240" w:lineRule="auto"/>
    </w:pPr>
    <w:rPr>
      <w:b/>
      <w:color w:val="0070C0"/>
      <w:sz w:val="22"/>
      <w:szCs w:val="22"/>
      <w:lang w:val="pt-BR" w:eastAsia="pt-BR"/>
    </w:rPr>
  </w:style>
  <w:style w:type="paragraph" w:customStyle="1" w:styleId="Marcadores2">
    <w:name w:val="Marcadores 2"/>
    <w:basedOn w:val="Normal"/>
    <w:autoRedefine/>
    <w:rsid w:val="003D0DD5"/>
    <w:pPr>
      <w:widowControl/>
      <w:numPr>
        <w:ilvl w:val="1"/>
        <w:numId w:val="10"/>
      </w:numPr>
      <w:tabs>
        <w:tab w:val="left" w:pos="2268"/>
      </w:tabs>
      <w:spacing w:line="240" w:lineRule="auto"/>
      <w:ind w:left="2268"/>
    </w:pPr>
    <w:rPr>
      <w:rFonts w:ascii="Arial" w:hAnsi="Arial" w:cs="Arial"/>
      <w:sz w:val="24"/>
      <w:szCs w:val="22"/>
      <w:lang w:val="pt-BR" w:eastAsia="pt-BR"/>
    </w:rPr>
  </w:style>
  <w:style w:type="character" w:customStyle="1" w:styleId="CVRDNORMALChar1">
    <w:name w:val="CVRD_ NORMAL Char1"/>
    <w:basedOn w:val="Fontepargpadro"/>
    <w:link w:val="CVRDNORMAL"/>
    <w:rsid w:val="00CD1BBC"/>
    <w:rPr>
      <w:b/>
      <w:color w:val="0070C0"/>
      <w:sz w:val="22"/>
      <w:szCs w:val="22"/>
    </w:rPr>
  </w:style>
  <w:style w:type="paragraph" w:customStyle="1" w:styleId="NormalPeq">
    <w:name w:val="Normal Peq"/>
    <w:basedOn w:val="Normal"/>
    <w:rsid w:val="00385404"/>
    <w:pPr>
      <w:widowControl/>
      <w:spacing w:before="120" w:after="120" w:line="240" w:lineRule="auto"/>
      <w:jc w:val="both"/>
    </w:pPr>
    <w:rPr>
      <w:rFonts w:ascii="Tahoma" w:hAnsi="Tahoma"/>
      <w:sz w:val="18"/>
      <w:szCs w:val="24"/>
      <w:lang w:val="pt-BR"/>
    </w:rPr>
  </w:style>
  <w:style w:type="paragraph" w:customStyle="1" w:styleId="Marcadores1">
    <w:name w:val="Marcadores 1"/>
    <w:basedOn w:val="Normal"/>
    <w:rsid w:val="006F26C5"/>
    <w:pPr>
      <w:widowControl/>
      <w:numPr>
        <w:numId w:val="11"/>
      </w:numPr>
      <w:suppressAutoHyphens/>
      <w:spacing w:after="180" w:line="240" w:lineRule="auto"/>
    </w:pPr>
    <w:rPr>
      <w:rFonts w:ascii="Arial" w:hAnsi="Arial" w:cs="Arial"/>
      <w:sz w:val="24"/>
      <w:szCs w:val="24"/>
      <w:lang w:val="pt-BR" w:eastAsia="ar-SA"/>
    </w:rPr>
  </w:style>
  <w:style w:type="paragraph" w:styleId="Legenda">
    <w:name w:val="caption"/>
    <w:basedOn w:val="Normal"/>
    <w:next w:val="Normal"/>
    <w:qFormat/>
    <w:rsid w:val="006F26C5"/>
    <w:pPr>
      <w:widowControl/>
      <w:spacing w:line="240" w:lineRule="auto"/>
    </w:pPr>
    <w:rPr>
      <w:rFonts w:ascii="Arial" w:hAnsi="Arial"/>
      <w:b/>
      <w:bCs/>
      <w:lang w:val="pt-BR" w:eastAsia="pt-BR"/>
    </w:rPr>
  </w:style>
  <w:style w:type="paragraph" w:styleId="PargrafodaLista">
    <w:name w:val="List Paragraph"/>
    <w:basedOn w:val="Normal"/>
    <w:uiPriority w:val="34"/>
    <w:qFormat/>
    <w:rsid w:val="00582089"/>
    <w:pPr>
      <w:ind w:left="720"/>
      <w:contextualSpacing/>
    </w:pPr>
    <w:rPr>
      <w:lang w:val="pt-BR"/>
    </w:rPr>
  </w:style>
  <w:style w:type="table" w:customStyle="1" w:styleId="a">
    <w:basedOn w:val="Tabelanormal"/>
    <w:tblPr>
      <w:tblStyleRowBandSize w:val="1"/>
      <w:tblStyleColBandSize w:val="1"/>
      <w:tblCellMar>
        <w:left w:w="115" w:type="dxa"/>
        <w:right w:w="115" w:type="dxa"/>
      </w:tblCellMar>
    </w:tblPr>
  </w:style>
  <w:style w:type="table" w:customStyle="1" w:styleId="a0">
    <w:basedOn w:val="Tabelanormal"/>
    <w:tblPr>
      <w:tblStyleRowBandSize w:val="1"/>
      <w:tblStyleColBandSize w:val="1"/>
      <w:tblCellMar>
        <w:left w:w="115" w:type="dxa"/>
        <w:right w:w="115" w:type="dxa"/>
      </w:tblCellMar>
    </w:tblPr>
  </w:style>
  <w:style w:type="table" w:customStyle="1" w:styleId="a1">
    <w:basedOn w:val="Tabelanormal"/>
    <w:tblPr>
      <w:tblStyleRowBandSize w:val="1"/>
      <w:tblStyleColBandSize w:val="1"/>
      <w:tblCellMar>
        <w:left w:w="115" w:type="dxa"/>
        <w:right w:w="115" w:type="dxa"/>
      </w:tblCellMar>
    </w:tblPr>
  </w:style>
  <w:style w:type="table" w:customStyle="1" w:styleId="a2">
    <w:basedOn w:val="Tabelanormal"/>
    <w:tblPr>
      <w:tblStyleRowBandSize w:val="1"/>
      <w:tblStyleColBandSize w:val="1"/>
      <w:tblCellMar>
        <w:left w:w="115" w:type="dxa"/>
        <w:right w:w="115" w:type="dxa"/>
      </w:tblCellMar>
    </w:tblPr>
  </w:style>
  <w:style w:type="table" w:customStyle="1" w:styleId="a3">
    <w:basedOn w:val="Tabelanormal"/>
    <w:tblPr>
      <w:tblStyleRowBandSize w:val="1"/>
      <w:tblStyleColBandSize w:val="1"/>
      <w:tblCellMar>
        <w:left w:w="115" w:type="dxa"/>
        <w:right w:w="115" w:type="dxa"/>
      </w:tblCellMar>
    </w:tblPr>
  </w:style>
  <w:style w:type="table" w:customStyle="1" w:styleId="a4">
    <w:basedOn w:val="Tabelanormal"/>
    <w:tblPr>
      <w:tblStyleRowBandSize w:val="1"/>
      <w:tblStyleColBandSize w:val="1"/>
      <w:tblCellMar>
        <w:left w:w="115" w:type="dxa"/>
        <w:right w:w="115" w:type="dxa"/>
      </w:tblCellMar>
    </w:tblPr>
  </w:style>
  <w:style w:type="table" w:customStyle="1" w:styleId="a5">
    <w:basedOn w:val="Tabelanormal"/>
    <w:tblPr>
      <w:tblStyleRowBandSize w:val="1"/>
      <w:tblStyleColBandSize w:val="1"/>
      <w:tblCellMar>
        <w:left w:w="115" w:type="dxa"/>
        <w:right w:w="115" w:type="dxa"/>
      </w:tblCellMar>
    </w:tblPr>
  </w:style>
  <w:style w:type="table" w:customStyle="1" w:styleId="a6">
    <w:basedOn w:val="Tabelanormal"/>
    <w:tblPr>
      <w:tblStyleRowBandSize w:val="1"/>
      <w:tblStyleColBandSize w:val="1"/>
      <w:tblCellMar>
        <w:left w:w="115" w:type="dxa"/>
        <w:right w:w="115" w:type="dxa"/>
      </w:tblCellMar>
    </w:tblPr>
  </w:style>
  <w:style w:type="table" w:customStyle="1" w:styleId="a7">
    <w:basedOn w:val="Tabelanormal"/>
    <w:tblPr>
      <w:tblStyleRowBandSize w:val="1"/>
      <w:tblStyleColBandSize w:val="1"/>
    </w:tblPr>
  </w:style>
  <w:style w:type="table" w:customStyle="1" w:styleId="a8">
    <w:basedOn w:val="Tabelanormal"/>
    <w:tblPr>
      <w:tblStyleRowBandSize w:val="1"/>
      <w:tblStyleColBandSize w:val="1"/>
      <w:tblCellMar>
        <w:left w:w="115" w:type="dxa"/>
        <w:right w:w="115" w:type="dxa"/>
      </w:tblCellMar>
    </w:tblPr>
  </w:style>
  <w:style w:type="table" w:customStyle="1" w:styleId="a9">
    <w:basedOn w:val="Tabelanormal"/>
    <w:tblPr>
      <w:tblStyleRowBandSize w:val="1"/>
      <w:tblStyleColBandSize w:val="1"/>
      <w:tblCellMar>
        <w:left w:w="115" w:type="dxa"/>
        <w:right w:w="115" w:type="dxa"/>
      </w:tblCellMar>
    </w:tblPr>
  </w:style>
  <w:style w:type="character" w:customStyle="1" w:styleId="apple-tab-span">
    <w:name w:val="apple-tab-span"/>
    <w:basedOn w:val="Fontepargpadro"/>
    <w:rsid w:val="00390560"/>
  </w:style>
  <w:style w:type="character" w:styleId="MenoPendente">
    <w:name w:val="Unresolved Mention"/>
    <w:basedOn w:val="Fontepargpadro"/>
    <w:uiPriority w:val="99"/>
    <w:semiHidden/>
    <w:unhideWhenUsed/>
    <w:rsid w:val="009C3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722609">
      <w:bodyDiv w:val="1"/>
      <w:marLeft w:val="0"/>
      <w:marRight w:val="0"/>
      <w:marTop w:val="0"/>
      <w:marBottom w:val="0"/>
      <w:divBdr>
        <w:top w:val="none" w:sz="0" w:space="0" w:color="auto"/>
        <w:left w:val="none" w:sz="0" w:space="0" w:color="auto"/>
        <w:bottom w:val="none" w:sz="0" w:space="0" w:color="auto"/>
        <w:right w:val="none" w:sz="0" w:space="0" w:color="auto"/>
      </w:divBdr>
    </w:div>
    <w:div w:id="227500944">
      <w:bodyDiv w:val="1"/>
      <w:marLeft w:val="0"/>
      <w:marRight w:val="0"/>
      <w:marTop w:val="0"/>
      <w:marBottom w:val="0"/>
      <w:divBdr>
        <w:top w:val="none" w:sz="0" w:space="0" w:color="auto"/>
        <w:left w:val="none" w:sz="0" w:space="0" w:color="auto"/>
        <w:bottom w:val="none" w:sz="0" w:space="0" w:color="auto"/>
        <w:right w:val="none" w:sz="0" w:space="0" w:color="auto"/>
      </w:divBdr>
    </w:div>
    <w:div w:id="236524424">
      <w:bodyDiv w:val="1"/>
      <w:marLeft w:val="0"/>
      <w:marRight w:val="0"/>
      <w:marTop w:val="0"/>
      <w:marBottom w:val="0"/>
      <w:divBdr>
        <w:top w:val="none" w:sz="0" w:space="0" w:color="auto"/>
        <w:left w:val="none" w:sz="0" w:space="0" w:color="auto"/>
        <w:bottom w:val="none" w:sz="0" w:space="0" w:color="auto"/>
        <w:right w:val="none" w:sz="0" w:space="0" w:color="auto"/>
      </w:divBdr>
    </w:div>
    <w:div w:id="628821743">
      <w:bodyDiv w:val="1"/>
      <w:marLeft w:val="0"/>
      <w:marRight w:val="0"/>
      <w:marTop w:val="0"/>
      <w:marBottom w:val="0"/>
      <w:divBdr>
        <w:top w:val="none" w:sz="0" w:space="0" w:color="auto"/>
        <w:left w:val="none" w:sz="0" w:space="0" w:color="auto"/>
        <w:bottom w:val="none" w:sz="0" w:space="0" w:color="auto"/>
        <w:right w:val="none" w:sz="0" w:space="0" w:color="auto"/>
      </w:divBdr>
    </w:div>
    <w:div w:id="631011935">
      <w:bodyDiv w:val="1"/>
      <w:marLeft w:val="0"/>
      <w:marRight w:val="0"/>
      <w:marTop w:val="0"/>
      <w:marBottom w:val="0"/>
      <w:divBdr>
        <w:top w:val="none" w:sz="0" w:space="0" w:color="auto"/>
        <w:left w:val="none" w:sz="0" w:space="0" w:color="auto"/>
        <w:bottom w:val="none" w:sz="0" w:space="0" w:color="auto"/>
        <w:right w:val="none" w:sz="0" w:space="0" w:color="auto"/>
      </w:divBdr>
    </w:div>
    <w:div w:id="727068892">
      <w:bodyDiv w:val="1"/>
      <w:marLeft w:val="0"/>
      <w:marRight w:val="0"/>
      <w:marTop w:val="0"/>
      <w:marBottom w:val="0"/>
      <w:divBdr>
        <w:top w:val="none" w:sz="0" w:space="0" w:color="auto"/>
        <w:left w:val="none" w:sz="0" w:space="0" w:color="auto"/>
        <w:bottom w:val="none" w:sz="0" w:space="0" w:color="auto"/>
        <w:right w:val="none" w:sz="0" w:space="0" w:color="auto"/>
      </w:divBdr>
    </w:div>
    <w:div w:id="775952299">
      <w:bodyDiv w:val="1"/>
      <w:marLeft w:val="0"/>
      <w:marRight w:val="0"/>
      <w:marTop w:val="0"/>
      <w:marBottom w:val="0"/>
      <w:divBdr>
        <w:top w:val="none" w:sz="0" w:space="0" w:color="auto"/>
        <w:left w:val="none" w:sz="0" w:space="0" w:color="auto"/>
        <w:bottom w:val="none" w:sz="0" w:space="0" w:color="auto"/>
        <w:right w:val="none" w:sz="0" w:space="0" w:color="auto"/>
      </w:divBdr>
    </w:div>
    <w:div w:id="796291655">
      <w:bodyDiv w:val="1"/>
      <w:marLeft w:val="0"/>
      <w:marRight w:val="0"/>
      <w:marTop w:val="0"/>
      <w:marBottom w:val="0"/>
      <w:divBdr>
        <w:top w:val="none" w:sz="0" w:space="0" w:color="auto"/>
        <w:left w:val="none" w:sz="0" w:space="0" w:color="auto"/>
        <w:bottom w:val="none" w:sz="0" w:space="0" w:color="auto"/>
        <w:right w:val="none" w:sz="0" w:space="0" w:color="auto"/>
      </w:divBdr>
    </w:div>
    <w:div w:id="858466581">
      <w:bodyDiv w:val="1"/>
      <w:marLeft w:val="0"/>
      <w:marRight w:val="0"/>
      <w:marTop w:val="0"/>
      <w:marBottom w:val="0"/>
      <w:divBdr>
        <w:top w:val="none" w:sz="0" w:space="0" w:color="auto"/>
        <w:left w:val="none" w:sz="0" w:space="0" w:color="auto"/>
        <w:bottom w:val="none" w:sz="0" w:space="0" w:color="auto"/>
        <w:right w:val="none" w:sz="0" w:space="0" w:color="auto"/>
      </w:divBdr>
      <w:divsChild>
        <w:div w:id="1769695464">
          <w:marLeft w:val="593"/>
          <w:marRight w:val="0"/>
          <w:marTop w:val="0"/>
          <w:marBottom w:val="0"/>
          <w:divBdr>
            <w:top w:val="none" w:sz="0" w:space="0" w:color="auto"/>
            <w:left w:val="none" w:sz="0" w:space="0" w:color="auto"/>
            <w:bottom w:val="none" w:sz="0" w:space="0" w:color="auto"/>
            <w:right w:val="none" w:sz="0" w:space="0" w:color="auto"/>
          </w:divBdr>
        </w:div>
      </w:divsChild>
    </w:div>
    <w:div w:id="940722537">
      <w:bodyDiv w:val="1"/>
      <w:marLeft w:val="0"/>
      <w:marRight w:val="0"/>
      <w:marTop w:val="0"/>
      <w:marBottom w:val="0"/>
      <w:divBdr>
        <w:top w:val="none" w:sz="0" w:space="0" w:color="auto"/>
        <w:left w:val="none" w:sz="0" w:space="0" w:color="auto"/>
        <w:bottom w:val="none" w:sz="0" w:space="0" w:color="auto"/>
        <w:right w:val="none" w:sz="0" w:space="0" w:color="auto"/>
      </w:divBdr>
      <w:divsChild>
        <w:div w:id="91054535">
          <w:marLeft w:val="593"/>
          <w:marRight w:val="0"/>
          <w:marTop w:val="0"/>
          <w:marBottom w:val="0"/>
          <w:divBdr>
            <w:top w:val="none" w:sz="0" w:space="0" w:color="auto"/>
            <w:left w:val="none" w:sz="0" w:space="0" w:color="auto"/>
            <w:bottom w:val="none" w:sz="0" w:space="0" w:color="auto"/>
            <w:right w:val="none" w:sz="0" w:space="0" w:color="auto"/>
          </w:divBdr>
        </w:div>
      </w:divsChild>
    </w:div>
    <w:div w:id="1082220066">
      <w:bodyDiv w:val="1"/>
      <w:marLeft w:val="0"/>
      <w:marRight w:val="0"/>
      <w:marTop w:val="0"/>
      <w:marBottom w:val="0"/>
      <w:divBdr>
        <w:top w:val="none" w:sz="0" w:space="0" w:color="auto"/>
        <w:left w:val="none" w:sz="0" w:space="0" w:color="auto"/>
        <w:bottom w:val="none" w:sz="0" w:space="0" w:color="auto"/>
        <w:right w:val="none" w:sz="0" w:space="0" w:color="auto"/>
      </w:divBdr>
      <w:divsChild>
        <w:div w:id="168301387">
          <w:marLeft w:val="-115"/>
          <w:marRight w:val="0"/>
          <w:marTop w:val="0"/>
          <w:marBottom w:val="0"/>
          <w:divBdr>
            <w:top w:val="none" w:sz="0" w:space="0" w:color="auto"/>
            <w:left w:val="none" w:sz="0" w:space="0" w:color="auto"/>
            <w:bottom w:val="none" w:sz="0" w:space="0" w:color="auto"/>
            <w:right w:val="none" w:sz="0" w:space="0" w:color="auto"/>
          </w:divBdr>
        </w:div>
      </w:divsChild>
    </w:div>
    <w:div w:id="1108627067">
      <w:bodyDiv w:val="1"/>
      <w:marLeft w:val="0"/>
      <w:marRight w:val="0"/>
      <w:marTop w:val="0"/>
      <w:marBottom w:val="0"/>
      <w:divBdr>
        <w:top w:val="none" w:sz="0" w:space="0" w:color="auto"/>
        <w:left w:val="none" w:sz="0" w:space="0" w:color="auto"/>
        <w:bottom w:val="none" w:sz="0" w:space="0" w:color="auto"/>
        <w:right w:val="none" w:sz="0" w:space="0" w:color="auto"/>
      </w:divBdr>
    </w:div>
    <w:div w:id="1152647224">
      <w:bodyDiv w:val="1"/>
      <w:marLeft w:val="0"/>
      <w:marRight w:val="0"/>
      <w:marTop w:val="0"/>
      <w:marBottom w:val="0"/>
      <w:divBdr>
        <w:top w:val="none" w:sz="0" w:space="0" w:color="auto"/>
        <w:left w:val="none" w:sz="0" w:space="0" w:color="auto"/>
        <w:bottom w:val="none" w:sz="0" w:space="0" w:color="auto"/>
        <w:right w:val="none" w:sz="0" w:space="0" w:color="auto"/>
      </w:divBdr>
    </w:div>
    <w:div w:id="1188179262">
      <w:bodyDiv w:val="1"/>
      <w:marLeft w:val="0"/>
      <w:marRight w:val="0"/>
      <w:marTop w:val="0"/>
      <w:marBottom w:val="0"/>
      <w:divBdr>
        <w:top w:val="none" w:sz="0" w:space="0" w:color="auto"/>
        <w:left w:val="none" w:sz="0" w:space="0" w:color="auto"/>
        <w:bottom w:val="none" w:sz="0" w:space="0" w:color="auto"/>
        <w:right w:val="none" w:sz="0" w:space="0" w:color="auto"/>
      </w:divBdr>
    </w:div>
    <w:div w:id="1207721534">
      <w:bodyDiv w:val="1"/>
      <w:marLeft w:val="0"/>
      <w:marRight w:val="0"/>
      <w:marTop w:val="0"/>
      <w:marBottom w:val="0"/>
      <w:divBdr>
        <w:top w:val="none" w:sz="0" w:space="0" w:color="auto"/>
        <w:left w:val="none" w:sz="0" w:space="0" w:color="auto"/>
        <w:bottom w:val="none" w:sz="0" w:space="0" w:color="auto"/>
        <w:right w:val="none" w:sz="0" w:space="0" w:color="auto"/>
      </w:divBdr>
    </w:div>
    <w:div w:id="1227184518">
      <w:bodyDiv w:val="1"/>
      <w:marLeft w:val="0"/>
      <w:marRight w:val="0"/>
      <w:marTop w:val="0"/>
      <w:marBottom w:val="0"/>
      <w:divBdr>
        <w:top w:val="none" w:sz="0" w:space="0" w:color="auto"/>
        <w:left w:val="none" w:sz="0" w:space="0" w:color="auto"/>
        <w:bottom w:val="none" w:sz="0" w:space="0" w:color="auto"/>
        <w:right w:val="none" w:sz="0" w:space="0" w:color="auto"/>
      </w:divBdr>
    </w:div>
    <w:div w:id="1372271054">
      <w:bodyDiv w:val="1"/>
      <w:marLeft w:val="0"/>
      <w:marRight w:val="0"/>
      <w:marTop w:val="0"/>
      <w:marBottom w:val="0"/>
      <w:divBdr>
        <w:top w:val="none" w:sz="0" w:space="0" w:color="auto"/>
        <w:left w:val="none" w:sz="0" w:space="0" w:color="auto"/>
        <w:bottom w:val="none" w:sz="0" w:space="0" w:color="auto"/>
        <w:right w:val="none" w:sz="0" w:space="0" w:color="auto"/>
      </w:divBdr>
    </w:div>
    <w:div w:id="1428305998">
      <w:bodyDiv w:val="1"/>
      <w:marLeft w:val="0"/>
      <w:marRight w:val="0"/>
      <w:marTop w:val="0"/>
      <w:marBottom w:val="0"/>
      <w:divBdr>
        <w:top w:val="none" w:sz="0" w:space="0" w:color="auto"/>
        <w:left w:val="none" w:sz="0" w:space="0" w:color="auto"/>
        <w:bottom w:val="none" w:sz="0" w:space="0" w:color="auto"/>
        <w:right w:val="none" w:sz="0" w:space="0" w:color="auto"/>
      </w:divBdr>
    </w:div>
    <w:div w:id="1490367401">
      <w:bodyDiv w:val="1"/>
      <w:marLeft w:val="0"/>
      <w:marRight w:val="0"/>
      <w:marTop w:val="0"/>
      <w:marBottom w:val="0"/>
      <w:divBdr>
        <w:top w:val="none" w:sz="0" w:space="0" w:color="auto"/>
        <w:left w:val="none" w:sz="0" w:space="0" w:color="auto"/>
        <w:bottom w:val="none" w:sz="0" w:space="0" w:color="auto"/>
        <w:right w:val="none" w:sz="0" w:space="0" w:color="auto"/>
      </w:divBdr>
    </w:div>
    <w:div w:id="1500921399">
      <w:bodyDiv w:val="1"/>
      <w:marLeft w:val="0"/>
      <w:marRight w:val="0"/>
      <w:marTop w:val="0"/>
      <w:marBottom w:val="0"/>
      <w:divBdr>
        <w:top w:val="none" w:sz="0" w:space="0" w:color="auto"/>
        <w:left w:val="none" w:sz="0" w:space="0" w:color="auto"/>
        <w:bottom w:val="none" w:sz="0" w:space="0" w:color="auto"/>
        <w:right w:val="none" w:sz="0" w:space="0" w:color="auto"/>
      </w:divBdr>
    </w:div>
    <w:div w:id="1568760843">
      <w:bodyDiv w:val="1"/>
      <w:marLeft w:val="0"/>
      <w:marRight w:val="0"/>
      <w:marTop w:val="0"/>
      <w:marBottom w:val="0"/>
      <w:divBdr>
        <w:top w:val="none" w:sz="0" w:space="0" w:color="auto"/>
        <w:left w:val="none" w:sz="0" w:space="0" w:color="auto"/>
        <w:bottom w:val="none" w:sz="0" w:space="0" w:color="auto"/>
        <w:right w:val="none" w:sz="0" w:space="0" w:color="auto"/>
      </w:divBdr>
    </w:div>
    <w:div w:id="1645503332">
      <w:bodyDiv w:val="1"/>
      <w:marLeft w:val="0"/>
      <w:marRight w:val="0"/>
      <w:marTop w:val="0"/>
      <w:marBottom w:val="0"/>
      <w:divBdr>
        <w:top w:val="none" w:sz="0" w:space="0" w:color="auto"/>
        <w:left w:val="none" w:sz="0" w:space="0" w:color="auto"/>
        <w:bottom w:val="none" w:sz="0" w:space="0" w:color="auto"/>
        <w:right w:val="none" w:sz="0" w:space="0" w:color="auto"/>
      </w:divBdr>
    </w:div>
    <w:div w:id="1665815289">
      <w:bodyDiv w:val="1"/>
      <w:marLeft w:val="0"/>
      <w:marRight w:val="0"/>
      <w:marTop w:val="0"/>
      <w:marBottom w:val="0"/>
      <w:divBdr>
        <w:top w:val="none" w:sz="0" w:space="0" w:color="auto"/>
        <w:left w:val="none" w:sz="0" w:space="0" w:color="auto"/>
        <w:bottom w:val="none" w:sz="0" w:space="0" w:color="auto"/>
        <w:right w:val="none" w:sz="0" w:space="0" w:color="auto"/>
      </w:divBdr>
    </w:div>
    <w:div w:id="1846090331">
      <w:bodyDiv w:val="1"/>
      <w:marLeft w:val="0"/>
      <w:marRight w:val="0"/>
      <w:marTop w:val="0"/>
      <w:marBottom w:val="0"/>
      <w:divBdr>
        <w:top w:val="none" w:sz="0" w:space="0" w:color="auto"/>
        <w:left w:val="none" w:sz="0" w:space="0" w:color="auto"/>
        <w:bottom w:val="none" w:sz="0" w:space="0" w:color="auto"/>
        <w:right w:val="none" w:sz="0" w:space="0" w:color="auto"/>
      </w:divBdr>
    </w:div>
    <w:div w:id="1930430109">
      <w:bodyDiv w:val="1"/>
      <w:marLeft w:val="0"/>
      <w:marRight w:val="0"/>
      <w:marTop w:val="0"/>
      <w:marBottom w:val="0"/>
      <w:divBdr>
        <w:top w:val="none" w:sz="0" w:space="0" w:color="auto"/>
        <w:left w:val="none" w:sz="0" w:space="0" w:color="auto"/>
        <w:bottom w:val="none" w:sz="0" w:space="0" w:color="auto"/>
        <w:right w:val="none" w:sz="0" w:space="0" w:color="auto"/>
      </w:divBdr>
    </w:div>
    <w:div w:id="2042047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4UCYioEHpsUY292F7wKx17I+pQ==">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17</Pages>
  <Words>7551</Words>
  <Characters>40777</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Harpia</dc:creator>
  <cp:lastModifiedBy>Ines</cp:lastModifiedBy>
  <cp:revision>54</cp:revision>
  <dcterms:created xsi:type="dcterms:W3CDTF">2019-09-26T12:26:00Z</dcterms:created>
  <dcterms:modified xsi:type="dcterms:W3CDTF">2022-06-09T13:43:00Z</dcterms:modified>
</cp:coreProperties>
</file>